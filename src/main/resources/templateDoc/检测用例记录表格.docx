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3"/>
        <w:tblW w:w="83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3"/>
        <w:gridCol w:w="2780"/>
        <w:gridCol w:w="1230"/>
        <w:gridCol w:w="2678"/>
      </w:tblGrid>
      <w:tr w14:paraId="28B7EB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613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ECF3EC">
            <w:pPr>
              <w:pStyle w:val="3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36" w:lineRule="auto"/>
              <w:jc w:val="right"/>
              <w:rPr>
                <w:color w:val="auto"/>
              </w:rPr>
            </w:pP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 w14:paraId="1D1E2DE7">
            <w:pPr>
              <w:pStyle w:val="3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36" w:lineRule="auto"/>
              <w:rPr>
                <w:color w:val="auto"/>
              </w:rPr>
            </w:pPr>
          </w:p>
        </w:tc>
        <w:tc>
          <w:tcPr>
            <w:tcW w:w="1230" w:type="dxa"/>
            <w:tcBorders>
              <w:left w:val="single" w:color="auto" w:sz="4" w:space="0"/>
            </w:tcBorders>
            <w:vAlign w:val="center"/>
          </w:tcPr>
          <w:p w14:paraId="4D205AA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36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auto"/>
                <w:lang w:val="en-US" w:eastAsia="zh-CN"/>
              </w:rPr>
              <w:t>记录</w:t>
            </w:r>
            <w:r>
              <w:rPr>
                <w:rFonts w:hint="eastAsia"/>
                <w:color w:val="auto"/>
              </w:rPr>
              <w:t>编号</w:t>
            </w:r>
          </w:p>
        </w:tc>
        <w:tc>
          <w:tcPr>
            <w:tcW w:w="2678" w:type="dxa"/>
            <w:vAlign w:val="center"/>
          </w:tcPr>
          <w:p w14:paraId="64C6E7F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36" w:lineRule="auto"/>
              <w:ind w:firstLine="0" w:firstLineChars="0"/>
              <w:jc w:val="center"/>
              <w:rPr>
                <w:rFonts w:hint="default" w:eastAsia="宋体"/>
                <w:color w:val="auto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Lab</w:t>
            </w:r>
            <w:r>
              <w:rPr>
                <w:rFonts w:hint="eastAsia"/>
                <w:lang w:val="en-US" w:eastAsia="zh-CN"/>
              </w:rPr>
              <w:t>-</w:t>
            </w:r>
            <w:r>
              <w:rPr>
                <w:rFonts w:hint="eastAsia" w:eastAsia="宋体"/>
                <w:color w:val="FF0000"/>
                <w:lang w:eastAsia="zh-CN"/>
              </w:rPr>
              <w:t>20251201003</w:t>
            </w:r>
            <w:r>
              <w:rPr>
                <w:rFonts w:hint="eastAsia"/>
                <w:lang w:val="en-US" w:eastAsia="zh-CN"/>
              </w:rPr>
              <w:t>-DCR</w:t>
            </w:r>
          </w:p>
        </w:tc>
      </w:tr>
      <w:tr w14:paraId="1C81A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6" w:hRule="atLeast"/>
          <w:jc w:val="center"/>
        </w:trPr>
        <w:tc>
          <w:tcPr>
            <w:tcW w:w="1613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A31828">
            <w:pPr>
              <w:pStyle w:val="3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36" w:lineRule="auto"/>
              <w:rPr>
                <w:color w:val="auto"/>
              </w:rPr>
            </w:pP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 w14:paraId="7720AE37">
            <w:pPr>
              <w:pStyle w:val="3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36" w:lineRule="auto"/>
              <w:rPr>
                <w:color w:val="auto"/>
              </w:rPr>
            </w:pPr>
          </w:p>
        </w:tc>
        <w:tc>
          <w:tcPr>
            <w:tcW w:w="1230" w:type="dxa"/>
            <w:tcBorders>
              <w:left w:val="single" w:color="auto" w:sz="4" w:space="0"/>
            </w:tcBorders>
            <w:vAlign w:val="center"/>
          </w:tcPr>
          <w:p w14:paraId="183D8F5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36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auto"/>
                <w:lang w:val="en-US" w:eastAsia="zh-CN"/>
              </w:rPr>
              <w:t>记录</w:t>
            </w:r>
            <w:r>
              <w:rPr>
                <w:rFonts w:hint="eastAsia"/>
                <w:color w:val="auto"/>
              </w:rPr>
              <w:t>版本</w:t>
            </w:r>
          </w:p>
        </w:tc>
        <w:tc>
          <w:tcPr>
            <w:tcW w:w="2678" w:type="dxa"/>
            <w:vAlign w:val="center"/>
          </w:tcPr>
          <w:p w14:paraId="4854560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36" w:lineRule="auto"/>
              <w:ind w:firstLine="0" w:firstLineChars="0"/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V</w:t>
            </w:r>
            <w:r>
              <w:rPr>
                <w:color w:val="auto"/>
              </w:rPr>
              <w:t>1.0</w:t>
            </w:r>
          </w:p>
        </w:tc>
      </w:tr>
      <w:tr w14:paraId="5EBAA8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5" w:hRule="atLeast"/>
          <w:jc w:val="center"/>
        </w:trPr>
        <w:tc>
          <w:tcPr>
            <w:tcW w:w="1613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002230">
            <w:pPr>
              <w:pStyle w:val="3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36" w:lineRule="auto"/>
              <w:rPr>
                <w:color w:val="auto"/>
              </w:rPr>
            </w:pP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 w14:paraId="342363DB">
            <w:pPr>
              <w:pStyle w:val="3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36" w:lineRule="auto"/>
              <w:rPr>
                <w:color w:val="auto"/>
              </w:rPr>
            </w:pPr>
          </w:p>
        </w:tc>
        <w:tc>
          <w:tcPr>
            <w:tcW w:w="1230" w:type="dxa"/>
            <w:tcBorders>
              <w:left w:val="single" w:color="auto" w:sz="4" w:space="0"/>
            </w:tcBorders>
            <w:vAlign w:val="center"/>
          </w:tcPr>
          <w:p w14:paraId="2085DEE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36" w:lineRule="auto"/>
              <w:ind w:firstLine="0" w:firstLineChars="0"/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总页数</w:t>
            </w:r>
          </w:p>
        </w:tc>
        <w:tc>
          <w:tcPr>
            <w:tcW w:w="2678" w:type="dxa"/>
            <w:vAlign w:val="center"/>
          </w:tcPr>
          <w:p w14:paraId="6E033CA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36" w:lineRule="auto"/>
              <w:ind w:firstLine="0" w:firstLineChars="0"/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共</w:t>
            </w:r>
            <w:r>
              <w:rPr>
                <w:color w:val="auto"/>
              </w:rPr>
              <w:fldChar w:fldCharType="begin"/>
            </w:r>
            <w:r>
              <w:rPr>
                <w:color w:val="auto"/>
              </w:rPr>
              <w:instrText xml:space="preserve"> NUMPAGES   \* MERGEFORMAT </w:instrText>
            </w:r>
            <w:r>
              <w:rPr>
                <w:color w:val="auto"/>
              </w:rPr>
              <w:fldChar w:fldCharType="separate"/>
            </w:r>
            <w:r>
              <w:rPr>
                <w:color w:val="auto"/>
              </w:rPr>
              <w:t>15</w:t>
            </w:r>
            <w:r>
              <w:rPr>
                <w:color w:val="auto"/>
              </w:rPr>
              <w:fldChar w:fldCharType="end"/>
            </w:r>
            <w:r>
              <w:rPr>
                <w:color w:val="auto"/>
              </w:rPr>
              <w:t>页</w:t>
            </w:r>
          </w:p>
        </w:tc>
      </w:tr>
    </w:tbl>
    <w:p w14:paraId="73C35F4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rPr>
          <w:color w:val="auto"/>
        </w:rPr>
      </w:pPr>
    </w:p>
    <w:p w14:paraId="23F71F2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rPr>
          <w:color w:val="auto"/>
        </w:rPr>
      </w:pPr>
    </w:p>
    <w:p w14:paraId="2430E9A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rPr>
          <w:color w:val="auto"/>
        </w:rPr>
      </w:pPr>
    </w:p>
    <w:p w14:paraId="12AC4E6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rPr>
          <w:color w:val="auto"/>
        </w:rPr>
      </w:pPr>
    </w:p>
    <w:p w14:paraId="7CE4FCB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36" w:lineRule="auto"/>
        <w:ind w:firstLine="0" w:firstLineChars="0"/>
        <w:jc w:val="center"/>
        <w:rPr>
          <w:rFonts w:hint="default" w:ascii="黑体" w:hAnsi="黑体" w:eastAsia="黑体"/>
          <w:b/>
          <w:color w:val="FF0000"/>
          <w:sz w:val="72"/>
          <w:szCs w:val="72"/>
          <w:lang w:val="en-US" w:eastAsia="zh-CN"/>
        </w:rPr>
      </w:pPr>
      <w:r>
        <w:rPr>
          <w:rFonts w:hint="eastAsia" w:ascii="黑体" w:hAnsi="黑体" w:eastAsia="黑体"/>
          <w:b/>
          <w:color w:val="FF0000"/>
          <w:sz w:val="72"/>
          <w:szCs w:val="72"/>
          <w:lang w:val="en-US" w:eastAsia="zh-CN"/>
        </w:rPr>
        <w:t>样品名称样品版本</w:t>
      </w:r>
    </w:p>
    <w:p w14:paraId="7916618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36" w:lineRule="auto"/>
        <w:ind w:firstLine="0" w:firstLineChars="0"/>
        <w:jc w:val="center"/>
        <w:rPr>
          <w:rFonts w:hint="default" w:ascii="黑体" w:hAnsi="黑体" w:eastAsia="黑体"/>
          <w:b/>
          <w:color w:val="auto"/>
          <w:sz w:val="72"/>
          <w:szCs w:val="72"/>
          <w:lang w:val="en-US" w:eastAsia="zh-CN"/>
        </w:rPr>
      </w:pPr>
      <w:r>
        <w:rPr>
          <w:rFonts w:hint="eastAsia" w:ascii="黑体" w:hAnsi="黑体" w:eastAsia="黑体"/>
          <w:b/>
          <w:color w:val="auto"/>
          <w:sz w:val="72"/>
          <w:szCs w:val="72"/>
          <w:lang w:val="en-US" w:eastAsia="zh-CN"/>
        </w:rPr>
        <w:t>检测记录</w:t>
      </w:r>
    </w:p>
    <w:p w14:paraId="1A4C6B9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rPr>
          <w:color w:val="auto"/>
        </w:rPr>
      </w:pPr>
    </w:p>
    <w:p w14:paraId="0224DB1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rPr>
          <w:color w:val="auto"/>
        </w:rPr>
      </w:pPr>
    </w:p>
    <w:p w14:paraId="57A3974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rPr>
          <w:color w:val="auto"/>
        </w:rPr>
      </w:pPr>
    </w:p>
    <w:p w14:paraId="15D6854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rPr>
          <w:color w:val="auto"/>
        </w:rPr>
      </w:pPr>
    </w:p>
    <w:p w14:paraId="653CAC7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rPr>
          <w:color w:val="auto"/>
        </w:rPr>
      </w:pPr>
    </w:p>
    <w:tbl>
      <w:tblPr>
        <w:tblStyle w:val="13"/>
        <w:tblW w:w="8521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7"/>
        <w:gridCol w:w="2718"/>
        <w:gridCol w:w="3886"/>
      </w:tblGrid>
      <w:tr w14:paraId="268E28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7" w:type="dxa"/>
            <w:vAlign w:val="center"/>
          </w:tcPr>
          <w:p w14:paraId="330FB03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36" w:lineRule="auto"/>
              <w:ind w:firstLine="0" w:firstLineChars="0"/>
              <w:jc w:val="right"/>
              <w:rPr>
                <w:rFonts w:hint="eastAsia" w:eastAsiaTheme="minorEastAsia"/>
                <w:sz w:val="30"/>
                <w:szCs w:val="30"/>
                <w:lang w:val="en-US" w:eastAsia="zh-CN"/>
              </w:rPr>
            </w:pPr>
            <w:r>
              <w:rPr>
                <w:rFonts w:hint="eastAsia" w:eastAsiaTheme="minorEastAsia"/>
                <w:sz w:val="30"/>
                <w:szCs w:val="30"/>
                <w:lang w:val="en-US" w:eastAsia="zh-CN"/>
              </w:rPr>
              <w:t>拟 制 人</w:t>
            </w:r>
            <w:r>
              <w:rPr>
                <w:rFonts w:eastAsiaTheme="minorEastAsia"/>
                <w:sz w:val="30"/>
                <w:szCs w:val="30"/>
              </w:rPr>
              <w:t>：</w:t>
            </w:r>
          </w:p>
        </w:tc>
        <w:tc>
          <w:tcPr>
            <w:tcW w:w="2718" w:type="dxa"/>
            <w:vAlign w:val="center"/>
          </w:tcPr>
          <w:p w14:paraId="49F1A0B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36" w:lineRule="auto"/>
              <w:ind w:firstLine="0" w:firstLineChars="0"/>
              <w:rPr>
                <w:rFonts w:hint="default" w:eastAsiaTheme="minorEastAsia"/>
                <w:sz w:val="30"/>
                <w:szCs w:val="30"/>
                <w:lang w:val="en-US" w:eastAsia="zh-CN"/>
              </w:rPr>
            </w:pPr>
            <w:r>
              <w:rPr>
                <w:rFonts w:hint="eastAsia" w:eastAsiaTheme="minorEastAsia"/>
                <w:color w:val="FF0000"/>
                <w:sz w:val="30"/>
                <w:szCs w:val="30"/>
                <w:lang w:val="en-US" w:eastAsia="zh-CN"/>
              </w:rPr>
              <w:t>检测员</w:t>
            </w:r>
          </w:p>
        </w:tc>
        <w:tc>
          <w:tcPr>
            <w:tcW w:w="3886" w:type="dxa"/>
            <w:vAlign w:val="center"/>
          </w:tcPr>
          <w:p w14:paraId="7E43EA5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36" w:lineRule="auto"/>
              <w:ind w:firstLine="150" w:firstLineChars="50"/>
              <w:jc w:val="left"/>
              <w:rPr>
                <w:rFonts w:hint="eastAsia" w:eastAsiaTheme="minorEastAsia"/>
                <w:sz w:val="30"/>
                <w:szCs w:val="30"/>
                <w:lang w:eastAsia="zh-CN"/>
              </w:rPr>
            </w:pPr>
            <w:r>
              <w:rPr>
                <w:rFonts w:hint="eastAsia" w:eastAsiaTheme="minorEastAsia"/>
                <w:color w:val="FF0000"/>
                <w:sz w:val="30"/>
                <w:szCs w:val="30"/>
                <w:lang w:val="en-US" w:eastAsia="zh-CN"/>
              </w:rPr>
              <w:t>2025</w:t>
            </w:r>
            <w:r>
              <w:rPr>
                <w:rFonts w:hint="eastAsia" w:eastAsiaTheme="minorEastAsia"/>
                <w:sz w:val="30"/>
                <w:szCs w:val="30"/>
                <w:lang w:eastAsia="zh-CN"/>
              </w:rPr>
              <w:t>年</w:t>
            </w:r>
            <w:r>
              <w:rPr>
                <w:rFonts w:hint="eastAsia" w:eastAsiaTheme="minorEastAsia"/>
                <w:sz w:val="30"/>
                <w:szCs w:val="30"/>
                <w:lang w:val="en-US" w:eastAsia="zh-CN"/>
              </w:rPr>
              <w:t xml:space="preserve"> </w:t>
            </w:r>
            <w:r>
              <w:rPr>
                <w:rFonts w:hint="eastAsia" w:eastAsiaTheme="minorEastAsia"/>
                <w:color w:val="FF0000"/>
                <w:sz w:val="30"/>
                <w:szCs w:val="30"/>
                <w:lang w:val="en-US" w:eastAsia="zh-CN"/>
              </w:rPr>
              <w:t>12</w:t>
            </w:r>
            <w:r>
              <w:rPr>
                <w:rFonts w:hint="eastAsia" w:eastAsiaTheme="minorEastAsia"/>
                <w:sz w:val="30"/>
                <w:szCs w:val="30"/>
                <w:lang w:val="en-US" w:eastAsia="zh-CN"/>
              </w:rPr>
              <w:t xml:space="preserve"> </w:t>
            </w:r>
            <w:r>
              <w:rPr>
                <w:rFonts w:hint="eastAsia" w:eastAsiaTheme="minorEastAsia"/>
                <w:sz w:val="30"/>
                <w:szCs w:val="30"/>
                <w:lang w:eastAsia="zh-CN"/>
              </w:rPr>
              <w:t>月</w:t>
            </w:r>
            <w:r>
              <w:rPr>
                <w:rFonts w:hint="eastAsia" w:eastAsiaTheme="minorEastAsia"/>
                <w:sz w:val="30"/>
                <w:szCs w:val="30"/>
                <w:lang w:val="en-US" w:eastAsia="zh-CN"/>
              </w:rPr>
              <w:t xml:space="preserve"> </w:t>
            </w:r>
            <w:r>
              <w:rPr>
                <w:rFonts w:hint="eastAsia" w:eastAsiaTheme="minorEastAsia"/>
                <w:color w:val="FF0000"/>
                <w:sz w:val="30"/>
                <w:szCs w:val="30"/>
                <w:lang w:val="en-US" w:eastAsia="zh-CN"/>
              </w:rPr>
              <w:t>01</w:t>
            </w:r>
            <w:r>
              <w:rPr>
                <w:rFonts w:hint="eastAsia" w:eastAsiaTheme="minorEastAsia"/>
                <w:sz w:val="30"/>
                <w:szCs w:val="30"/>
                <w:lang w:eastAsia="zh-CN"/>
              </w:rPr>
              <w:t>日</w:t>
            </w:r>
          </w:p>
        </w:tc>
      </w:tr>
      <w:tr w14:paraId="648668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7" w:type="dxa"/>
            <w:vAlign w:val="center"/>
          </w:tcPr>
          <w:p w14:paraId="395F50F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36" w:lineRule="auto"/>
              <w:ind w:firstLine="0" w:firstLineChars="0"/>
              <w:jc w:val="right"/>
              <w:rPr>
                <w:rFonts w:hint="eastAsia" w:eastAsiaTheme="minorEastAsia"/>
                <w:sz w:val="30"/>
                <w:szCs w:val="30"/>
                <w:lang w:val="en-US" w:eastAsia="zh-CN"/>
              </w:rPr>
            </w:pPr>
            <w:r>
              <w:rPr>
                <w:rFonts w:eastAsiaTheme="minorEastAsia"/>
                <w:sz w:val="30"/>
                <w:szCs w:val="30"/>
              </w:rPr>
              <w:t>审    核：</w:t>
            </w:r>
          </w:p>
        </w:tc>
        <w:tc>
          <w:tcPr>
            <w:tcW w:w="2718" w:type="dxa"/>
            <w:vAlign w:val="center"/>
          </w:tcPr>
          <w:p w14:paraId="4A0FBE9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36" w:lineRule="auto"/>
              <w:ind w:firstLine="0" w:firstLineChars="0"/>
              <w:rPr>
                <w:rFonts w:hint="default" w:eastAsiaTheme="minorEastAsia"/>
                <w:sz w:val="30"/>
                <w:szCs w:val="30"/>
                <w:lang w:val="en-US" w:eastAsia="zh-CN"/>
              </w:rPr>
            </w:pPr>
            <w:r>
              <w:rPr>
                <w:rFonts w:hint="eastAsia" w:eastAsiaTheme="minorEastAsia"/>
                <w:color w:val="FF0000"/>
                <w:sz w:val="30"/>
                <w:szCs w:val="30"/>
                <w:lang w:val="en-US" w:eastAsia="zh-CN"/>
              </w:rPr>
              <w:t>技术审核员</w:t>
            </w:r>
          </w:p>
        </w:tc>
        <w:tc>
          <w:tcPr>
            <w:tcW w:w="3886" w:type="dxa"/>
            <w:vAlign w:val="center"/>
          </w:tcPr>
          <w:p w14:paraId="1951789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36" w:lineRule="auto"/>
              <w:ind w:firstLine="150" w:firstLineChars="50"/>
              <w:jc w:val="left"/>
              <w:rPr>
                <w:rFonts w:hint="eastAsia" w:eastAsiaTheme="minorEastAsia"/>
                <w:sz w:val="30"/>
                <w:szCs w:val="30"/>
                <w:lang w:eastAsia="zh-CN"/>
              </w:rPr>
            </w:pPr>
            <w:r>
              <w:rPr>
                <w:rFonts w:hint="eastAsia" w:eastAsiaTheme="minorEastAsia"/>
                <w:color w:val="FF0000"/>
                <w:sz w:val="30"/>
                <w:szCs w:val="30"/>
                <w:lang w:val="en-US" w:eastAsia="zh-CN"/>
              </w:rPr>
              <w:t>2025</w:t>
            </w:r>
            <w:r>
              <w:rPr>
                <w:rFonts w:hint="eastAsia" w:eastAsiaTheme="minorEastAsia"/>
                <w:sz w:val="30"/>
                <w:szCs w:val="30"/>
                <w:lang w:eastAsia="zh-CN"/>
              </w:rPr>
              <w:t>年</w:t>
            </w:r>
            <w:r>
              <w:rPr>
                <w:rFonts w:hint="eastAsia" w:eastAsiaTheme="minorEastAsia"/>
                <w:sz w:val="30"/>
                <w:szCs w:val="30"/>
                <w:lang w:val="en-US" w:eastAsia="zh-CN"/>
              </w:rPr>
              <w:t xml:space="preserve"> </w:t>
            </w:r>
            <w:r>
              <w:rPr>
                <w:rFonts w:hint="eastAsia" w:eastAsiaTheme="minorEastAsia"/>
                <w:color w:val="FF0000"/>
                <w:sz w:val="30"/>
                <w:szCs w:val="30"/>
                <w:lang w:val="en-US" w:eastAsia="zh-CN"/>
              </w:rPr>
              <w:t>12</w:t>
            </w:r>
            <w:r>
              <w:rPr>
                <w:rFonts w:hint="eastAsia" w:eastAsiaTheme="minorEastAsia"/>
                <w:sz w:val="30"/>
                <w:szCs w:val="30"/>
                <w:lang w:val="en-US" w:eastAsia="zh-CN"/>
              </w:rPr>
              <w:t xml:space="preserve"> </w:t>
            </w:r>
            <w:r>
              <w:rPr>
                <w:rFonts w:hint="eastAsia" w:eastAsiaTheme="minorEastAsia"/>
                <w:sz w:val="30"/>
                <w:szCs w:val="30"/>
                <w:lang w:eastAsia="zh-CN"/>
              </w:rPr>
              <w:t>月</w:t>
            </w:r>
            <w:r>
              <w:rPr>
                <w:rFonts w:hint="eastAsia" w:eastAsiaTheme="minorEastAsia"/>
                <w:sz w:val="30"/>
                <w:szCs w:val="30"/>
                <w:lang w:val="en-US" w:eastAsia="zh-CN"/>
              </w:rPr>
              <w:t xml:space="preserve"> </w:t>
            </w:r>
            <w:r>
              <w:rPr>
                <w:rFonts w:hint="eastAsia" w:eastAsiaTheme="minorEastAsia"/>
                <w:color w:val="FF0000"/>
                <w:sz w:val="30"/>
                <w:szCs w:val="30"/>
                <w:lang w:val="en-US" w:eastAsia="zh-CN"/>
              </w:rPr>
              <w:t>01</w:t>
            </w:r>
            <w:r>
              <w:rPr>
                <w:rFonts w:hint="eastAsia" w:eastAsiaTheme="minorEastAsia"/>
                <w:sz w:val="30"/>
                <w:szCs w:val="30"/>
                <w:lang w:eastAsia="zh-CN"/>
              </w:rPr>
              <w:t>日</w:t>
            </w:r>
          </w:p>
        </w:tc>
      </w:tr>
      <w:tr w14:paraId="583443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7" w:type="dxa"/>
            <w:vAlign w:val="center"/>
          </w:tcPr>
          <w:p w14:paraId="55B757C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36" w:lineRule="auto"/>
              <w:ind w:firstLine="0" w:firstLineChars="0"/>
              <w:jc w:val="right"/>
              <w:rPr>
                <w:rFonts w:eastAsiaTheme="minorEastAsia"/>
                <w:sz w:val="30"/>
                <w:szCs w:val="30"/>
              </w:rPr>
            </w:pPr>
            <w:r>
              <w:rPr>
                <w:rFonts w:eastAsiaTheme="minorEastAsia"/>
                <w:sz w:val="30"/>
                <w:szCs w:val="30"/>
              </w:rPr>
              <w:t>批    准：</w:t>
            </w:r>
          </w:p>
        </w:tc>
        <w:tc>
          <w:tcPr>
            <w:tcW w:w="2718" w:type="dxa"/>
            <w:vAlign w:val="center"/>
          </w:tcPr>
          <w:p w14:paraId="0880D72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36" w:lineRule="auto"/>
              <w:ind w:firstLine="0" w:firstLineChars="0"/>
              <w:rPr>
                <w:rFonts w:hint="default" w:ascii="Consolas" w:hAnsi="Consolas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Theme="minorEastAsia"/>
                <w:color w:val="FF0000"/>
                <w:sz w:val="30"/>
                <w:szCs w:val="30"/>
                <w:lang w:val="en-US" w:eastAsia="zh-CN"/>
              </w:rPr>
              <w:t>授权签字人</w:t>
            </w:r>
          </w:p>
        </w:tc>
        <w:tc>
          <w:tcPr>
            <w:tcW w:w="3886" w:type="dxa"/>
            <w:vAlign w:val="center"/>
          </w:tcPr>
          <w:p w14:paraId="1FD101C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36" w:lineRule="auto"/>
              <w:ind w:firstLine="150" w:firstLineChars="50"/>
              <w:jc w:val="left"/>
              <w:rPr>
                <w:rFonts w:hint="eastAsia" w:eastAsiaTheme="minorEastAsia"/>
                <w:sz w:val="30"/>
                <w:szCs w:val="30"/>
                <w:lang w:eastAsia="zh-CN"/>
              </w:rPr>
            </w:pPr>
            <w:r>
              <w:rPr>
                <w:rFonts w:hint="eastAsia" w:eastAsiaTheme="minorEastAsia"/>
                <w:color w:val="FF0000"/>
                <w:sz w:val="30"/>
                <w:szCs w:val="30"/>
                <w:lang w:val="en-US" w:eastAsia="zh-CN"/>
              </w:rPr>
              <w:t>2025</w:t>
            </w:r>
            <w:r>
              <w:rPr>
                <w:rFonts w:hint="eastAsia" w:eastAsiaTheme="minorEastAsia"/>
                <w:sz w:val="30"/>
                <w:szCs w:val="30"/>
                <w:lang w:eastAsia="zh-CN"/>
              </w:rPr>
              <w:t>年</w:t>
            </w:r>
            <w:r>
              <w:rPr>
                <w:rFonts w:hint="eastAsia" w:eastAsiaTheme="minorEastAsia"/>
                <w:sz w:val="30"/>
                <w:szCs w:val="30"/>
                <w:lang w:val="en-US" w:eastAsia="zh-CN"/>
              </w:rPr>
              <w:t xml:space="preserve"> </w:t>
            </w:r>
            <w:r>
              <w:rPr>
                <w:rFonts w:hint="eastAsia" w:eastAsiaTheme="minorEastAsia"/>
                <w:color w:val="FF0000"/>
                <w:sz w:val="30"/>
                <w:szCs w:val="30"/>
                <w:lang w:val="en-US" w:eastAsia="zh-CN"/>
              </w:rPr>
              <w:t>12</w:t>
            </w:r>
            <w:r>
              <w:rPr>
                <w:rFonts w:hint="eastAsia" w:eastAsiaTheme="minorEastAsia"/>
                <w:sz w:val="30"/>
                <w:szCs w:val="30"/>
                <w:lang w:val="en-US" w:eastAsia="zh-CN"/>
              </w:rPr>
              <w:t xml:space="preserve"> </w:t>
            </w:r>
            <w:r>
              <w:rPr>
                <w:rFonts w:hint="eastAsia" w:eastAsiaTheme="minorEastAsia"/>
                <w:sz w:val="30"/>
                <w:szCs w:val="30"/>
                <w:lang w:eastAsia="zh-CN"/>
              </w:rPr>
              <w:t>月</w:t>
            </w:r>
            <w:r>
              <w:rPr>
                <w:rFonts w:hint="eastAsia" w:eastAsiaTheme="minorEastAsia"/>
                <w:sz w:val="30"/>
                <w:szCs w:val="30"/>
                <w:lang w:val="en-US" w:eastAsia="zh-CN"/>
              </w:rPr>
              <w:t xml:space="preserve"> </w:t>
            </w:r>
            <w:r>
              <w:rPr>
                <w:rFonts w:hint="eastAsia" w:eastAsiaTheme="minorEastAsia"/>
                <w:color w:val="FF0000"/>
                <w:sz w:val="30"/>
                <w:szCs w:val="30"/>
                <w:lang w:val="en-US" w:eastAsia="zh-CN"/>
              </w:rPr>
              <w:t>01</w:t>
            </w:r>
            <w:r>
              <w:rPr>
                <w:rFonts w:hint="eastAsia" w:eastAsiaTheme="minorEastAsia"/>
                <w:sz w:val="30"/>
                <w:szCs w:val="30"/>
                <w:lang w:eastAsia="zh-CN"/>
              </w:rPr>
              <w:t>日</w:t>
            </w:r>
          </w:p>
        </w:tc>
      </w:tr>
    </w:tbl>
    <w:p w14:paraId="11F2AA4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rPr>
          <w:color w:val="auto"/>
        </w:rPr>
      </w:pPr>
    </w:p>
    <w:p w14:paraId="2EADFE9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rPr>
          <w:color w:val="auto"/>
        </w:rPr>
      </w:pPr>
    </w:p>
    <w:p w14:paraId="265CB67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rPr>
          <w:color w:val="auto"/>
        </w:rPr>
      </w:pPr>
    </w:p>
    <w:p w14:paraId="5F140F1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rPr>
          <w:color w:val="auto"/>
        </w:rPr>
      </w:pPr>
    </w:p>
    <w:p w14:paraId="1565728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rPr>
          <w:color w:val="auto"/>
        </w:rPr>
      </w:pPr>
    </w:p>
    <w:p w14:paraId="3795175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36" w:lineRule="auto"/>
        <w:ind w:firstLine="0" w:firstLineChars="0"/>
        <w:rPr>
          <w:color w:val="auto"/>
          <w:sz w:val="28"/>
          <w:szCs w:val="28"/>
        </w:rPr>
      </w:pPr>
      <w:r>
        <w:rPr>
          <w:color w:val="auto"/>
        </w:rPr>
        <w:br w:type="page"/>
      </w:r>
    </w:p>
    <w:p w14:paraId="6BA6E4D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36" w:lineRule="auto"/>
        <w:ind w:left="482" w:firstLine="0" w:firstLineChars="0"/>
        <w:jc w:val="center"/>
        <w:rPr>
          <w:color w:val="auto"/>
          <w:sz w:val="44"/>
          <w:szCs w:val="44"/>
        </w:rPr>
      </w:pPr>
      <w:r>
        <w:rPr>
          <w:rFonts w:hint="eastAsia"/>
          <w:color w:val="auto"/>
          <w:sz w:val="44"/>
          <w:szCs w:val="44"/>
        </w:rPr>
        <w:t>修 订 页</w:t>
      </w:r>
    </w:p>
    <w:tbl>
      <w:tblPr>
        <w:tblStyle w:val="13"/>
        <w:tblW w:w="83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  <w:gridCol w:w="2383"/>
        <w:gridCol w:w="1603"/>
        <w:gridCol w:w="2540"/>
        <w:gridCol w:w="787"/>
      </w:tblGrid>
      <w:tr w14:paraId="45EAA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988" w:type="dxa"/>
            <w:shd w:val="clear" w:color="auto" w:fill="F2F2F2"/>
            <w:vAlign w:val="center"/>
          </w:tcPr>
          <w:p w14:paraId="03C031D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36" w:lineRule="auto"/>
              <w:ind w:firstLine="0" w:firstLineChars="0"/>
              <w:jc w:val="center"/>
              <w:rPr>
                <w:color w:val="auto"/>
                <w:szCs w:val="21"/>
              </w:rPr>
            </w:pPr>
            <w:r>
              <w:rPr>
                <w:rFonts w:hint="eastAsia"/>
                <w:color w:val="auto"/>
                <w:szCs w:val="21"/>
              </w:rPr>
              <w:t>版本</w:t>
            </w:r>
          </w:p>
        </w:tc>
        <w:tc>
          <w:tcPr>
            <w:tcW w:w="2383" w:type="dxa"/>
            <w:shd w:val="clear" w:color="auto" w:fill="F2F2F2"/>
            <w:vAlign w:val="center"/>
          </w:tcPr>
          <w:p w14:paraId="1BA84CB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36" w:lineRule="auto"/>
              <w:ind w:firstLine="0" w:firstLineChars="0"/>
              <w:rPr>
                <w:color w:val="auto"/>
                <w:szCs w:val="21"/>
              </w:rPr>
            </w:pPr>
            <w:r>
              <w:rPr>
                <w:rFonts w:hint="eastAsia"/>
                <w:color w:val="auto"/>
                <w:szCs w:val="21"/>
              </w:rPr>
              <w:t>修改内容摘要</w:t>
            </w:r>
          </w:p>
        </w:tc>
        <w:tc>
          <w:tcPr>
            <w:tcW w:w="1603" w:type="dxa"/>
            <w:shd w:val="clear" w:color="auto" w:fill="F2F2F2"/>
            <w:vAlign w:val="center"/>
          </w:tcPr>
          <w:p w14:paraId="5D3E9C9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36" w:lineRule="auto"/>
              <w:ind w:firstLine="0" w:firstLineChars="0"/>
              <w:rPr>
                <w:color w:val="auto"/>
                <w:szCs w:val="21"/>
              </w:rPr>
            </w:pPr>
            <w:r>
              <w:rPr>
                <w:rFonts w:hint="eastAsia"/>
                <w:color w:val="auto"/>
                <w:szCs w:val="21"/>
              </w:rPr>
              <w:t>修改人</w:t>
            </w:r>
          </w:p>
        </w:tc>
        <w:tc>
          <w:tcPr>
            <w:tcW w:w="2540" w:type="dxa"/>
            <w:shd w:val="clear" w:color="auto" w:fill="F2F2F2"/>
            <w:vAlign w:val="center"/>
          </w:tcPr>
          <w:p w14:paraId="01E13C7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36" w:lineRule="auto"/>
              <w:ind w:firstLine="0" w:firstLineChars="0"/>
              <w:rPr>
                <w:color w:val="auto"/>
                <w:szCs w:val="21"/>
              </w:rPr>
            </w:pPr>
            <w:r>
              <w:rPr>
                <w:rFonts w:hint="eastAsia"/>
                <w:color w:val="auto"/>
                <w:szCs w:val="21"/>
              </w:rPr>
              <w:t>修改日期</w:t>
            </w:r>
          </w:p>
        </w:tc>
        <w:tc>
          <w:tcPr>
            <w:tcW w:w="787" w:type="dxa"/>
            <w:shd w:val="clear" w:color="auto" w:fill="F2F2F2"/>
            <w:vAlign w:val="center"/>
          </w:tcPr>
          <w:p w14:paraId="284FFEA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36" w:lineRule="auto"/>
              <w:ind w:firstLine="0" w:firstLineChars="0"/>
              <w:rPr>
                <w:rFonts w:hint="default" w:eastAsia="宋体"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Cs w:val="21"/>
                <w:lang w:val="en-US" w:eastAsia="zh-CN"/>
              </w:rPr>
              <w:t>备注</w:t>
            </w:r>
          </w:p>
        </w:tc>
      </w:tr>
      <w:tr w14:paraId="4E893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988" w:type="dxa"/>
            <w:vAlign w:val="center"/>
          </w:tcPr>
          <w:p w14:paraId="009833B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36" w:lineRule="auto"/>
              <w:ind w:firstLine="0" w:firstLineChars="0"/>
              <w:jc w:val="center"/>
              <w:rPr>
                <w:color w:val="auto"/>
                <w:szCs w:val="21"/>
              </w:rPr>
            </w:pPr>
            <w:r>
              <w:rPr>
                <w:rFonts w:hint="eastAsia"/>
                <w:szCs w:val="21"/>
              </w:rPr>
              <w:t>V1.0</w:t>
            </w:r>
          </w:p>
        </w:tc>
        <w:tc>
          <w:tcPr>
            <w:tcW w:w="2383" w:type="dxa"/>
            <w:vAlign w:val="center"/>
          </w:tcPr>
          <w:p w14:paraId="47215D1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36" w:lineRule="auto"/>
              <w:ind w:firstLine="0" w:firstLineChars="0"/>
              <w:rPr>
                <w:color w:val="auto"/>
                <w:szCs w:val="21"/>
              </w:rPr>
            </w:pPr>
            <w:r>
              <w:rPr>
                <w:rFonts w:hint="eastAsia"/>
                <w:szCs w:val="21"/>
              </w:rPr>
              <w:t>新建</w:t>
            </w:r>
          </w:p>
        </w:tc>
        <w:tc>
          <w:tcPr>
            <w:tcW w:w="1603" w:type="dxa"/>
            <w:vAlign w:val="center"/>
          </w:tcPr>
          <w:p w14:paraId="28D3329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36" w:lineRule="auto"/>
              <w:ind w:firstLine="0" w:firstLineChars="0"/>
              <w:rPr>
                <w:rFonts w:hint="eastAsia" w:ascii="Times New Roman" w:hAnsi="Times New Roman" w:eastAsia="宋体" w:cs="Times New Roman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cs="Times New Roman"/>
                <w:color w:val="FF0000"/>
                <w:kern w:val="2"/>
                <w:sz w:val="24"/>
                <w:szCs w:val="21"/>
                <w:lang w:val="en-US" w:eastAsia="zh-CN" w:bidi="ar-SA"/>
              </w:rPr>
              <w:t>检测员</w:t>
            </w:r>
          </w:p>
        </w:tc>
        <w:tc>
          <w:tcPr>
            <w:tcW w:w="2540" w:type="dxa"/>
            <w:vAlign w:val="center"/>
          </w:tcPr>
          <w:p w14:paraId="2D952E7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36" w:lineRule="auto"/>
              <w:ind w:firstLine="0" w:firstLineChars="0"/>
              <w:rPr>
                <w:rFonts w:hint="default" w:ascii="Times New Roman" w:hAnsi="Times New Roman" w:eastAsia="宋体" w:cs="Times New Roman"/>
                <w:color w:val="auto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cs="Times New Roman"/>
                <w:color w:val="FF0000"/>
                <w:kern w:val="2"/>
                <w:sz w:val="24"/>
                <w:szCs w:val="21"/>
                <w:lang w:val="en-US" w:eastAsia="zh-CN" w:bidi="ar-SA"/>
              </w:rPr>
              <w:t>2025</w:t>
            </w:r>
            <w:r>
              <w:rPr>
                <w:rFonts w:hint="eastAsia" w:cs="Times New Roman"/>
                <w:color w:val="000000" w:themeColor="text1"/>
                <w:kern w:val="2"/>
                <w:sz w:val="24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年</w:t>
            </w:r>
            <w:r>
              <w:rPr>
                <w:rFonts w:hint="eastAsia" w:cs="Times New Roman"/>
                <w:color w:val="FF0000"/>
                <w:kern w:val="2"/>
                <w:sz w:val="24"/>
                <w:szCs w:val="21"/>
                <w:lang w:val="en-US" w:eastAsia="zh-CN" w:bidi="ar-SA"/>
              </w:rPr>
              <w:t>12</w:t>
            </w:r>
            <w:r>
              <w:rPr>
                <w:rFonts w:hint="eastAsia" w:cs="Times New Roman"/>
                <w:color w:val="000000" w:themeColor="text1"/>
                <w:kern w:val="2"/>
                <w:sz w:val="24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月</w:t>
            </w:r>
            <w:r>
              <w:rPr>
                <w:rFonts w:hint="eastAsia" w:cs="Times New Roman"/>
                <w:color w:val="FF0000"/>
                <w:kern w:val="2"/>
                <w:sz w:val="24"/>
                <w:szCs w:val="21"/>
                <w:lang w:val="en-US" w:eastAsia="zh-CN" w:bidi="ar-SA"/>
              </w:rPr>
              <w:t>01</w:t>
            </w:r>
            <w:r>
              <w:rPr>
                <w:rFonts w:hint="eastAsia" w:cs="Times New Roman"/>
                <w:color w:val="000000" w:themeColor="text1"/>
                <w:kern w:val="2"/>
                <w:sz w:val="24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日</w:t>
            </w:r>
          </w:p>
        </w:tc>
        <w:tc>
          <w:tcPr>
            <w:tcW w:w="787" w:type="dxa"/>
            <w:vAlign w:val="center"/>
          </w:tcPr>
          <w:p w14:paraId="5735825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36" w:lineRule="auto"/>
              <w:ind w:firstLine="0" w:firstLineChars="0"/>
              <w:jc w:val="center"/>
              <w:rPr>
                <w:color w:val="auto"/>
                <w:szCs w:val="21"/>
              </w:rPr>
            </w:pPr>
          </w:p>
        </w:tc>
      </w:tr>
      <w:tr w14:paraId="65E7B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988" w:type="dxa"/>
            <w:vAlign w:val="center"/>
          </w:tcPr>
          <w:p w14:paraId="0C96C7A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36" w:lineRule="auto"/>
              <w:ind w:firstLine="0" w:firstLineChars="0"/>
              <w:jc w:val="center"/>
              <w:rPr>
                <w:color w:val="auto"/>
                <w:szCs w:val="21"/>
              </w:rPr>
            </w:pPr>
          </w:p>
        </w:tc>
        <w:tc>
          <w:tcPr>
            <w:tcW w:w="2383" w:type="dxa"/>
            <w:vAlign w:val="center"/>
          </w:tcPr>
          <w:p w14:paraId="02FF4FC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36" w:lineRule="auto"/>
              <w:ind w:firstLine="0" w:firstLineChars="0"/>
              <w:rPr>
                <w:color w:val="auto"/>
                <w:szCs w:val="21"/>
              </w:rPr>
            </w:pPr>
          </w:p>
        </w:tc>
        <w:tc>
          <w:tcPr>
            <w:tcW w:w="1603" w:type="dxa"/>
            <w:vAlign w:val="center"/>
          </w:tcPr>
          <w:p w14:paraId="3D28C5E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36" w:lineRule="auto"/>
              <w:ind w:firstLine="0" w:firstLineChars="0"/>
              <w:rPr>
                <w:color w:val="auto"/>
                <w:szCs w:val="21"/>
              </w:rPr>
            </w:pPr>
          </w:p>
        </w:tc>
        <w:tc>
          <w:tcPr>
            <w:tcW w:w="2540" w:type="dxa"/>
            <w:vAlign w:val="center"/>
          </w:tcPr>
          <w:p w14:paraId="30D5AE1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36" w:lineRule="auto"/>
              <w:ind w:firstLine="0" w:firstLineChars="0"/>
              <w:rPr>
                <w:color w:val="auto"/>
                <w:szCs w:val="21"/>
              </w:rPr>
            </w:pPr>
          </w:p>
        </w:tc>
        <w:tc>
          <w:tcPr>
            <w:tcW w:w="787" w:type="dxa"/>
            <w:vAlign w:val="center"/>
          </w:tcPr>
          <w:p w14:paraId="117776A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36" w:lineRule="auto"/>
              <w:ind w:firstLine="0" w:firstLineChars="0"/>
              <w:jc w:val="center"/>
              <w:rPr>
                <w:color w:val="auto"/>
                <w:szCs w:val="21"/>
              </w:rPr>
            </w:pPr>
          </w:p>
        </w:tc>
      </w:tr>
      <w:tr w14:paraId="2CDE9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988" w:type="dxa"/>
            <w:vAlign w:val="center"/>
          </w:tcPr>
          <w:p w14:paraId="3CA82B6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36" w:lineRule="auto"/>
              <w:ind w:firstLine="0" w:firstLineChars="0"/>
              <w:jc w:val="center"/>
              <w:rPr>
                <w:color w:val="auto"/>
                <w:szCs w:val="21"/>
              </w:rPr>
            </w:pPr>
          </w:p>
        </w:tc>
        <w:tc>
          <w:tcPr>
            <w:tcW w:w="2383" w:type="dxa"/>
            <w:vAlign w:val="center"/>
          </w:tcPr>
          <w:p w14:paraId="24D1104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36" w:lineRule="auto"/>
              <w:ind w:firstLine="0" w:firstLineChars="0"/>
              <w:rPr>
                <w:color w:val="auto"/>
                <w:szCs w:val="21"/>
              </w:rPr>
            </w:pPr>
          </w:p>
        </w:tc>
        <w:tc>
          <w:tcPr>
            <w:tcW w:w="1603" w:type="dxa"/>
            <w:vAlign w:val="center"/>
          </w:tcPr>
          <w:p w14:paraId="0D093B4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36" w:lineRule="auto"/>
              <w:ind w:firstLine="0" w:firstLineChars="0"/>
              <w:rPr>
                <w:color w:val="auto"/>
                <w:szCs w:val="21"/>
              </w:rPr>
            </w:pPr>
          </w:p>
        </w:tc>
        <w:tc>
          <w:tcPr>
            <w:tcW w:w="2540" w:type="dxa"/>
            <w:vAlign w:val="center"/>
          </w:tcPr>
          <w:p w14:paraId="7FB4F29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36" w:lineRule="auto"/>
              <w:ind w:firstLine="0" w:firstLineChars="0"/>
              <w:rPr>
                <w:color w:val="auto"/>
                <w:szCs w:val="21"/>
              </w:rPr>
            </w:pPr>
          </w:p>
        </w:tc>
        <w:tc>
          <w:tcPr>
            <w:tcW w:w="787" w:type="dxa"/>
            <w:vAlign w:val="center"/>
          </w:tcPr>
          <w:p w14:paraId="3D4C145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36" w:lineRule="auto"/>
              <w:ind w:firstLine="0" w:firstLineChars="0"/>
              <w:jc w:val="center"/>
              <w:rPr>
                <w:color w:val="auto"/>
                <w:szCs w:val="21"/>
              </w:rPr>
            </w:pPr>
          </w:p>
        </w:tc>
      </w:tr>
      <w:tr w14:paraId="44BB8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988" w:type="dxa"/>
            <w:vAlign w:val="center"/>
          </w:tcPr>
          <w:p w14:paraId="107CD8A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36" w:lineRule="auto"/>
              <w:ind w:firstLine="0" w:firstLineChars="0"/>
              <w:jc w:val="center"/>
              <w:rPr>
                <w:color w:val="auto"/>
                <w:szCs w:val="21"/>
              </w:rPr>
            </w:pPr>
          </w:p>
        </w:tc>
        <w:tc>
          <w:tcPr>
            <w:tcW w:w="2383" w:type="dxa"/>
            <w:vAlign w:val="center"/>
          </w:tcPr>
          <w:p w14:paraId="502AA5C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36" w:lineRule="auto"/>
              <w:ind w:firstLine="0" w:firstLineChars="0"/>
              <w:rPr>
                <w:color w:val="auto"/>
                <w:szCs w:val="21"/>
              </w:rPr>
            </w:pPr>
          </w:p>
        </w:tc>
        <w:tc>
          <w:tcPr>
            <w:tcW w:w="1603" w:type="dxa"/>
            <w:vAlign w:val="center"/>
          </w:tcPr>
          <w:p w14:paraId="48AAFAA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36" w:lineRule="auto"/>
              <w:ind w:firstLine="0" w:firstLineChars="0"/>
              <w:rPr>
                <w:color w:val="auto"/>
                <w:szCs w:val="21"/>
              </w:rPr>
            </w:pPr>
          </w:p>
        </w:tc>
        <w:tc>
          <w:tcPr>
            <w:tcW w:w="2540" w:type="dxa"/>
            <w:vAlign w:val="center"/>
          </w:tcPr>
          <w:p w14:paraId="5EF5A75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36" w:lineRule="auto"/>
              <w:ind w:firstLine="0" w:firstLineChars="0"/>
              <w:rPr>
                <w:color w:val="auto"/>
                <w:szCs w:val="21"/>
              </w:rPr>
            </w:pPr>
          </w:p>
        </w:tc>
        <w:tc>
          <w:tcPr>
            <w:tcW w:w="787" w:type="dxa"/>
            <w:vAlign w:val="center"/>
          </w:tcPr>
          <w:p w14:paraId="0AAC663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36" w:lineRule="auto"/>
              <w:ind w:firstLine="0" w:firstLineChars="0"/>
              <w:jc w:val="center"/>
              <w:rPr>
                <w:color w:val="auto"/>
                <w:szCs w:val="21"/>
              </w:rPr>
            </w:pPr>
          </w:p>
        </w:tc>
      </w:tr>
      <w:tr w14:paraId="082B9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988" w:type="dxa"/>
            <w:vAlign w:val="center"/>
          </w:tcPr>
          <w:p w14:paraId="34053A5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36" w:lineRule="auto"/>
              <w:ind w:firstLine="0" w:firstLineChars="0"/>
              <w:jc w:val="center"/>
              <w:rPr>
                <w:color w:val="auto"/>
                <w:szCs w:val="21"/>
              </w:rPr>
            </w:pPr>
          </w:p>
        </w:tc>
        <w:tc>
          <w:tcPr>
            <w:tcW w:w="2383" w:type="dxa"/>
            <w:vAlign w:val="center"/>
          </w:tcPr>
          <w:p w14:paraId="350A7D7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36" w:lineRule="auto"/>
              <w:ind w:firstLine="0" w:firstLineChars="0"/>
              <w:rPr>
                <w:color w:val="auto"/>
                <w:szCs w:val="21"/>
              </w:rPr>
            </w:pPr>
          </w:p>
        </w:tc>
        <w:tc>
          <w:tcPr>
            <w:tcW w:w="1603" w:type="dxa"/>
            <w:vAlign w:val="center"/>
          </w:tcPr>
          <w:p w14:paraId="53658D1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36" w:lineRule="auto"/>
              <w:ind w:firstLine="0" w:firstLineChars="0"/>
              <w:rPr>
                <w:color w:val="auto"/>
                <w:szCs w:val="21"/>
              </w:rPr>
            </w:pPr>
          </w:p>
        </w:tc>
        <w:tc>
          <w:tcPr>
            <w:tcW w:w="2540" w:type="dxa"/>
            <w:vAlign w:val="center"/>
          </w:tcPr>
          <w:p w14:paraId="721D20B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36" w:lineRule="auto"/>
              <w:ind w:firstLine="0" w:firstLineChars="0"/>
              <w:rPr>
                <w:color w:val="auto"/>
                <w:szCs w:val="21"/>
              </w:rPr>
            </w:pPr>
          </w:p>
        </w:tc>
        <w:tc>
          <w:tcPr>
            <w:tcW w:w="787" w:type="dxa"/>
            <w:vAlign w:val="center"/>
          </w:tcPr>
          <w:p w14:paraId="0ABFAC5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36" w:lineRule="auto"/>
              <w:ind w:firstLine="0" w:firstLineChars="0"/>
              <w:jc w:val="center"/>
              <w:rPr>
                <w:color w:val="auto"/>
                <w:szCs w:val="21"/>
              </w:rPr>
            </w:pPr>
          </w:p>
        </w:tc>
      </w:tr>
      <w:tr w14:paraId="285E5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988" w:type="dxa"/>
            <w:vAlign w:val="center"/>
          </w:tcPr>
          <w:p w14:paraId="466C373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36" w:lineRule="auto"/>
              <w:ind w:firstLine="0" w:firstLineChars="0"/>
              <w:jc w:val="center"/>
              <w:rPr>
                <w:color w:val="auto"/>
                <w:szCs w:val="21"/>
              </w:rPr>
            </w:pPr>
          </w:p>
        </w:tc>
        <w:tc>
          <w:tcPr>
            <w:tcW w:w="2383" w:type="dxa"/>
            <w:vAlign w:val="center"/>
          </w:tcPr>
          <w:p w14:paraId="0268173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36" w:lineRule="auto"/>
              <w:ind w:firstLine="0" w:firstLineChars="0"/>
              <w:rPr>
                <w:color w:val="auto"/>
                <w:szCs w:val="21"/>
              </w:rPr>
            </w:pPr>
          </w:p>
        </w:tc>
        <w:tc>
          <w:tcPr>
            <w:tcW w:w="1603" w:type="dxa"/>
            <w:vAlign w:val="center"/>
          </w:tcPr>
          <w:p w14:paraId="75E1FEF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36" w:lineRule="auto"/>
              <w:ind w:firstLine="0" w:firstLineChars="0"/>
              <w:rPr>
                <w:color w:val="auto"/>
                <w:szCs w:val="21"/>
              </w:rPr>
            </w:pPr>
          </w:p>
        </w:tc>
        <w:tc>
          <w:tcPr>
            <w:tcW w:w="2540" w:type="dxa"/>
            <w:vAlign w:val="center"/>
          </w:tcPr>
          <w:p w14:paraId="1CDB48A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36" w:lineRule="auto"/>
              <w:ind w:firstLine="0" w:firstLineChars="0"/>
              <w:rPr>
                <w:color w:val="auto"/>
                <w:szCs w:val="21"/>
              </w:rPr>
            </w:pPr>
          </w:p>
        </w:tc>
        <w:tc>
          <w:tcPr>
            <w:tcW w:w="787" w:type="dxa"/>
            <w:vAlign w:val="center"/>
          </w:tcPr>
          <w:p w14:paraId="10C2DE4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36" w:lineRule="auto"/>
              <w:ind w:firstLine="0" w:firstLineChars="0"/>
              <w:jc w:val="center"/>
              <w:rPr>
                <w:color w:val="auto"/>
                <w:szCs w:val="21"/>
              </w:rPr>
            </w:pPr>
          </w:p>
        </w:tc>
      </w:tr>
      <w:tr w14:paraId="5E17A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988" w:type="dxa"/>
            <w:vAlign w:val="center"/>
          </w:tcPr>
          <w:p w14:paraId="02C3674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36" w:lineRule="auto"/>
              <w:ind w:firstLine="0" w:firstLineChars="0"/>
              <w:jc w:val="center"/>
              <w:rPr>
                <w:color w:val="auto"/>
                <w:szCs w:val="21"/>
              </w:rPr>
            </w:pPr>
          </w:p>
        </w:tc>
        <w:tc>
          <w:tcPr>
            <w:tcW w:w="2383" w:type="dxa"/>
            <w:vAlign w:val="center"/>
          </w:tcPr>
          <w:p w14:paraId="68C11D9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36" w:lineRule="auto"/>
              <w:ind w:firstLine="0" w:firstLineChars="0"/>
              <w:rPr>
                <w:rFonts w:hint="eastAsia" w:ascii="Wingdings 2" w:hAnsi="Wingdings 2"/>
                <w:color w:val="auto"/>
                <w:szCs w:val="21"/>
              </w:rPr>
            </w:pPr>
          </w:p>
        </w:tc>
        <w:tc>
          <w:tcPr>
            <w:tcW w:w="1603" w:type="dxa"/>
            <w:vAlign w:val="center"/>
          </w:tcPr>
          <w:p w14:paraId="55DE825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36" w:lineRule="auto"/>
              <w:ind w:firstLine="0" w:firstLineChars="0"/>
              <w:rPr>
                <w:color w:val="auto"/>
                <w:szCs w:val="21"/>
              </w:rPr>
            </w:pPr>
          </w:p>
        </w:tc>
        <w:tc>
          <w:tcPr>
            <w:tcW w:w="2540" w:type="dxa"/>
            <w:vAlign w:val="center"/>
          </w:tcPr>
          <w:p w14:paraId="6040512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36" w:lineRule="auto"/>
              <w:ind w:firstLine="0" w:firstLineChars="0"/>
              <w:rPr>
                <w:color w:val="auto"/>
                <w:szCs w:val="21"/>
              </w:rPr>
            </w:pPr>
          </w:p>
        </w:tc>
        <w:tc>
          <w:tcPr>
            <w:tcW w:w="787" w:type="dxa"/>
            <w:vAlign w:val="center"/>
          </w:tcPr>
          <w:p w14:paraId="294D44F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36" w:lineRule="auto"/>
              <w:ind w:firstLine="0" w:firstLineChars="0"/>
              <w:jc w:val="center"/>
              <w:rPr>
                <w:color w:val="auto"/>
                <w:szCs w:val="21"/>
              </w:rPr>
            </w:pPr>
          </w:p>
        </w:tc>
      </w:tr>
      <w:tr w14:paraId="7CDB9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988" w:type="dxa"/>
            <w:vAlign w:val="center"/>
          </w:tcPr>
          <w:p w14:paraId="7D373A4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36" w:lineRule="auto"/>
              <w:ind w:firstLine="0" w:firstLineChars="0"/>
              <w:jc w:val="center"/>
              <w:rPr>
                <w:color w:val="auto"/>
                <w:szCs w:val="21"/>
              </w:rPr>
            </w:pPr>
          </w:p>
        </w:tc>
        <w:tc>
          <w:tcPr>
            <w:tcW w:w="2383" w:type="dxa"/>
            <w:vAlign w:val="center"/>
          </w:tcPr>
          <w:p w14:paraId="6399273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36" w:lineRule="auto"/>
              <w:ind w:firstLine="0" w:firstLineChars="0"/>
              <w:rPr>
                <w:color w:val="auto"/>
                <w:szCs w:val="21"/>
              </w:rPr>
            </w:pPr>
          </w:p>
        </w:tc>
        <w:tc>
          <w:tcPr>
            <w:tcW w:w="1603" w:type="dxa"/>
            <w:vAlign w:val="center"/>
          </w:tcPr>
          <w:p w14:paraId="5AAB3C2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36" w:lineRule="auto"/>
              <w:ind w:firstLine="0" w:firstLineChars="0"/>
              <w:rPr>
                <w:color w:val="auto"/>
                <w:szCs w:val="21"/>
              </w:rPr>
            </w:pPr>
          </w:p>
        </w:tc>
        <w:tc>
          <w:tcPr>
            <w:tcW w:w="2540" w:type="dxa"/>
            <w:vAlign w:val="center"/>
          </w:tcPr>
          <w:p w14:paraId="4F69B8F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36" w:lineRule="auto"/>
              <w:ind w:firstLine="0" w:firstLineChars="0"/>
              <w:rPr>
                <w:color w:val="auto"/>
                <w:szCs w:val="21"/>
              </w:rPr>
            </w:pPr>
          </w:p>
        </w:tc>
        <w:tc>
          <w:tcPr>
            <w:tcW w:w="787" w:type="dxa"/>
            <w:vAlign w:val="center"/>
          </w:tcPr>
          <w:p w14:paraId="2F0C363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36" w:lineRule="auto"/>
              <w:ind w:firstLine="0" w:firstLineChars="0"/>
              <w:jc w:val="center"/>
              <w:rPr>
                <w:color w:val="auto"/>
                <w:szCs w:val="21"/>
              </w:rPr>
            </w:pPr>
          </w:p>
        </w:tc>
      </w:tr>
      <w:tr w14:paraId="46B8FE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988" w:type="dxa"/>
            <w:vAlign w:val="center"/>
          </w:tcPr>
          <w:p w14:paraId="1FEBB57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36" w:lineRule="auto"/>
              <w:ind w:firstLine="0" w:firstLineChars="0"/>
              <w:jc w:val="center"/>
              <w:rPr>
                <w:color w:val="auto"/>
                <w:szCs w:val="21"/>
              </w:rPr>
            </w:pPr>
          </w:p>
        </w:tc>
        <w:tc>
          <w:tcPr>
            <w:tcW w:w="2383" w:type="dxa"/>
            <w:vAlign w:val="center"/>
          </w:tcPr>
          <w:p w14:paraId="152AF81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36" w:lineRule="auto"/>
              <w:ind w:firstLine="0" w:firstLineChars="0"/>
              <w:rPr>
                <w:color w:val="auto"/>
                <w:szCs w:val="21"/>
              </w:rPr>
            </w:pPr>
          </w:p>
        </w:tc>
        <w:tc>
          <w:tcPr>
            <w:tcW w:w="1603" w:type="dxa"/>
            <w:vAlign w:val="center"/>
          </w:tcPr>
          <w:p w14:paraId="5970C1E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36" w:lineRule="auto"/>
              <w:ind w:firstLine="0" w:firstLineChars="0"/>
              <w:rPr>
                <w:color w:val="auto"/>
                <w:szCs w:val="21"/>
              </w:rPr>
            </w:pPr>
          </w:p>
        </w:tc>
        <w:tc>
          <w:tcPr>
            <w:tcW w:w="2540" w:type="dxa"/>
            <w:vAlign w:val="center"/>
          </w:tcPr>
          <w:p w14:paraId="68E45F6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36" w:lineRule="auto"/>
              <w:ind w:firstLine="0" w:firstLineChars="0"/>
              <w:rPr>
                <w:color w:val="auto"/>
                <w:szCs w:val="21"/>
              </w:rPr>
            </w:pPr>
          </w:p>
        </w:tc>
        <w:tc>
          <w:tcPr>
            <w:tcW w:w="787" w:type="dxa"/>
            <w:vAlign w:val="center"/>
          </w:tcPr>
          <w:p w14:paraId="768057A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36" w:lineRule="auto"/>
              <w:ind w:firstLine="0" w:firstLineChars="0"/>
              <w:jc w:val="center"/>
              <w:rPr>
                <w:color w:val="auto"/>
                <w:szCs w:val="21"/>
              </w:rPr>
            </w:pPr>
          </w:p>
        </w:tc>
      </w:tr>
      <w:tr w14:paraId="11187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988" w:type="dxa"/>
            <w:vAlign w:val="center"/>
          </w:tcPr>
          <w:p w14:paraId="703CBB8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36" w:lineRule="auto"/>
              <w:ind w:firstLine="0" w:firstLineChars="0"/>
              <w:jc w:val="center"/>
              <w:rPr>
                <w:color w:val="auto"/>
                <w:szCs w:val="21"/>
              </w:rPr>
            </w:pPr>
          </w:p>
        </w:tc>
        <w:tc>
          <w:tcPr>
            <w:tcW w:w="2383" w:type="dxa"/>
            <w:vAlign w:val="center"/>
          </w:tcPr>
          <w:p w14:paraId="3426D38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36" w:lineRule="auto"/>
              <w:ind w:firstLine="0" w:firstLineChars="0"/>
              <w:rPr>
                <w:color w:val="auto"/>
                <w:szCs w:val="21"/>
              </w:rPr>
            </w:pPr>
          </w:p>
        </w:tc>
        <w:tc>
          <w:tcPr>
            <w:tcW w:w="1603" w:type="dxa"/>
            <w:vAlign w:val="center"/>
          </w:tcPr>
          <w:p w14:paraId="757CA8A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36" w:lineRule="auto"/>
              <w:ind w:firstLine="0" w:firstLineChars="0"/>
              <w:rPr>
                <w:color w:val="auto"/>
                <w:szCs w:val="21"/>
              </w:rPr>
            </w:pPr>
          </w:p>
        </w:tc>
        <w:tc>
          <w:tcPr>
            <w:tcW w:w="2540" w:type="dxa"/>
            <w:vAlign w:val="center"/>
          </w:tcPr>
          <w:p w14:paraId="1ED0D06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36" w:lineRule="auto"/>
              <w:ind w:firstLine="0" w:firstLineChars="0"/>
              <w:rPr>
                <w:color w:val="auto"/>
                <w:szCs w:val="21"/>
              </w:rPr>
            </w:pPr>
          </w:p>
        </w:tc>
        <w:tc>
          <w:tcPr>
            <w:tcW w:w="787" w:type="dxa"/>
            <w:vAlign w:val="center"/>
          </w:tcPr>
          <w:p w14:paraId="64401AB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36" w:lineRule="auto"/>
              <w:ind w:firstLine="0" w:firstLineChars="0"/>
              <w:jc w:val="center"/>
              <w:rPr>
                <w:color w:val="auto"/>
                <w:szCs w:val="21"/>
              </w:rPr>
            </w:pPr>
          </w:p>
        </w:tc>
      </w:tr>
      <w:tr w14:paraId="468A9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988" w:type="dxa"/>
            <w:vAlign w:val="center"/>
          </w:tcPr>
          <w:p w14:paraId="6C35439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36" w:lineRule="auto"/>
              <w:ind w:firstLine="0" w:firstLineChars="0"/>
              <w:jc w:val="center"/>
              <w:rPr>
                <w:color w:val="auto"/>
                <w:szCs w:val="21"/>
              </w:rPr>
            </w:pPr>
          </w:p>
        </w:tc>
        <w:tc>
          <w:tcPr>
            <w:tcW w:w="2383" w:type="dxa"/>
            <w:vAlign w:val="center"/>
          </w:tcPr>
          <w:p w14:paraId="0AFFE11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36" w:lineRule="auto"/>
              <w:ind w:firstLine="0" w:firstLineChars="0"/>
              <w:rPr>
                <w:color w:val="auto"/>
                <w:szCs w:val="21"/>
              </w:rPr>
            </w:pPr>
          </w:p>
        </w:tc>
        <w:tc>
          <w:tcPr>
            <w:tcW w:w="1603" w:type="dxa"/>
            <w:vAlign w:val="center"/>
          </w:tcPr>
          <w:p w14:paraId="6B1B89D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36" w:lineRule="auto"/>
              <w:ind w:firstLine="0" w:firstLineChars="0"/>
              <w:rPr>
                <w:color w:val="auto"/>
                <w:szCs w:val="21"/>
              </w:rPr>
            </w:pPr>
          </w:p>
        </w:tc>
        <w:tc>
          <w:tcPr>
            <w:tcW w:w="2540" w:type="dxa"/>
            <w:vAlign w:val="center"/>
          </w:tcPr>
          <w:p w14:paraId="127D439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36" w:lineRule="auto"/>
              <w:ind w:firstLine="0" w:firstLineChars="0"/>
              <w:rPr>
                <w:color w:val="auto"/>
                <w:szCs w:val="21"/>
              </w:rPr>
            </w:pPr>
          </w:p>
        </w:tc>
        <w:tc>
          <w:tcPr>
            <w:tcW w:w="787" w:type="dxa"/>
            <w:vAlign w:val="center"/>
          </w:tcPr>
          <w:p w14:paraId="7911794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36" w:lineRule="auto"/>
              <w:ind w:firstLine="0" w:firstLineChars="0"/>
              <w:jc w:val="center"/>
              <w:rPr>
                <w:color w:val="auto"/>
                <w:szCs w:val="21"/>
              </w:rPr>
            </w:pPr>
          </w:p>
        </w:tc>
      </w:tr>
    </w:tbl>
    <w:p w14:paraId="528F8768">
      <w:pPr>
        <w:pStyle w:val="2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36" w:lineRule="auto"/>
        <w:ind w:firstLine="643"/>
        <w:rPr>
          <w:color w:val="auto"/>
          <w:sz w:val="44"/>
          <w:szCs w:val="44"/>
        </w:rPr>
      </w:pPr>
      <w:r>
        <w:rPr>
          <w:color w:val="auto"/>
          <w:lang w:val="pt-BR"/>
        </w:rPr>
        <w:br w:type="page"/>
      </w:r>
      <w:bookmarkStart w:id="0" w:name="_Toc37671808"/>
      <w:bookmarkStart w:id="1" w:name="_Toc31942"/>
      <w:bookmarkStart w:id="2" w:name="_Toc28537"/>
      <w:r>
        <w:rPr>
          <w:rFonts w:hint="eastAsia"/>
          <w:color w:val="auto"/>
          <w:sz w:val="44"/>
          <w:szCs w:val="44"/>
        </w:rPr>
        <w:t xml:space="preserve">目 </w:t>
      </w:r>
      <w:r>
        <w:rPr>
          <w:color w:val="auto"/>
          <w:sz w:val="44"/>
          <w:szCs w:val="44"/>
        </w:rPr>
        <w:t xml:space="preserve">  </w:t>
      </w:r>
      <w:r>
        <w:rPr>
          <w:rFonts w:hint="eastAsia"/>
          <w:color w:val="auto"/>
          <w:sz w:val="44"/>
          <w:szCs w:val="44"/>
        </w:rPr>
        <w:t>录</w:t>
      </w:r>
      <w:bookmarkEnd w:id="0"/>
      <w:bookmarkEnd w:id="1"/>
      <w:bookmarkEnd w:id="2"/>
    </w:p>
    <w:p w14:paraId="22174840">
      <w:pPr>
        <w:pStyle w:val="20"/>
        <w:tabs>
          <w:tab w:val="right" w:leader="dot" w:pos="8312"/>
          <w:tab w:val="clear" w:pos="8302"/>
        </w:tabs>
      </w:pPr>
      <w:r>
        <w:rPr>
          <w:bCs/>
          <w:color w:val="auto"/>
        </w:rPr>
        <w:fldChar w:fldCharType="begin"/>
      </w:r>
      <w:r>
        <w:rPr>
          <w:bCs/>
          <w:color w:val="auto"/>
        </w:rPr>
        <w:instrText xml:space="preserve">TOC \o "1-4" \h \u </w:instrText>
      </w:r>
      <w:r>
        <w:rPr>
          <w:bCs/>
          <w:color w:val="auto"/>
        </w:rPr>
        <w:fldChar w:fldCharType="separate"/>
      </w:r>
      <w:r>
        <w:rPr>
          <w:bCs/>
          <w:color w:val="auto"/>
        </w:rPr>
        <w:fldChar w:fldCharType="begin"/>
      </w:r>
      <w:r>
        <w:rPr>
          <w:bCs/>
        </w:rPr>
        <w:instrText xml:space="preserve"> HYPERLINK \l _Toc28537 </w:instrText>
      </w:r>
      <w:r>
        <w:rPr>
          <w:bCs/>
        </w:rPr>
        <w:fldChar w:fldCharType="separate"/>
      </w:r>
      <w:r>
        <w:rPr>
          <w:rFonts w:hint="eastAsia"/>
          <w:szCs w:val="44"/>
        </w:rPr>
        <w:t xml:space="preserve">目 </w:t>
      </w:r>
      <w:r>
        <w:rPr>
          <w:szCs w:val="44"/>
        </w:rPr>
        <w:t xml:space="preserve">  </w:t>
      </w:r>
      <w:r>
        <w:rPr>
          <w:rFonts w:hint="eastAsia"/>
          <w:szCs w:val="44"/>
        </w:rPr>
        <w:t>录</w:t>
      </w:r>
      <w:r>
        <w:tab/>
      </w:r>
      <w:r>
        <w:fldChar w:fldCharType="begin"/>
      </w:r>
      <w:r>
        <w:instrText xml:space="preserve"> PAGEREF _Toc28537 \h </w:instrText>
      </w:r>
      <w:r>
        <w:fldChar w:fldCharType="separate"/>
      </w:r>
      <w:r>
        <w:t>3</w:t>
      </w:r>
      <w:r>
        <w:fldChar w:fldCharType="end"/>
      </w:r>
      <w:r>
        <w:rPr>
          <w:bCs/>
          <w:color w:val="auto"/>
        </w:rPr>
        <w:fldChar w:fldCharType="end"/>
      </w:r>
    </w:p>
    <w:p w14:paraId="31E48EBE">
      <w:pPr>
        <w:pStyle w:val="20"/>
        <w:tabs>
          <w:tab w:val="right" w:leader="dot" w:pos="8312"/>
          <w:tab w:val="clear" w:pos="8302"/>
        </w:tabs>
      </w:pPr>
      <w:r>
        <w:rPr>
          <w:bCs/>
          <w:color w:val="auto"/>
        </w:rPr>
        <w:fldChar w:fldCharType="begin"/>
      </w:r>
      <w:r>
        <w:rPr>
          <w:bCs/>
        </w:rPr>
        <w:instrText xml:space="preserve"> HYPERLINK \l _Toc15952 </w:instrText>
      </w:r>
      <w:r>
        <w:rPr>
          <w:bCs/>
        </w:rPr>
        <w:fldChar w:fldCharType="separate"/>
      </w:r>
      <w:r>
        <w:rPr>
          <w:rFonts w:hint="default"/>
          <w:lang w:val="en-US" w:eastAsia="zh-CN"/>
        </w:rPr>
        <w:t xml:space="preserve">1. </w:t>
      </w:r>
      <w:r>
        <w:rPr>
          <w:rFonts w:hint="eastAsia"/>
          <w:lang w:eastAsia="zh-CN"/>
        </w:rPr>
        <w:t>检测</w:t>
      </w:r>
      <w:r>
        <w:rPr>
          <w:rFonts w:hint="eastAsia"/>
        </w:rPr>
        <w:t>环境</w:t>
      </w:r>
      <w:r>
        <w:tab/>
      </w:r>
      <w:r>
        <w:fldChar w:fldCharType="begin"/>
      </w:r>
      <w:r>
        <w:instrText xml:space="preserve"> PAGEREF _Toc15952 \h </w:instrText>
      </w:r>
      <w:r>
        <w:fldChar w:fldCharType="separate"/>
      </w:r>
      <w:r>
        <w:t>4</w:t>
      </w:r>
      <w:r>
        <w:fldChar w:fldCharType="end"/>
      </w:r>
      <w:r>
        <w:rPr>
          <w:bCs/>
          <w:color w:val="auto"/>
        </w:rPr>
        <w:fldChar w:fldCharType="end"/>
      </w:r>
    </w:p>
    <w:p w14:paraId="2C42AAB0">
      <w:pPr>
        <w:pStyle w:val="19"/>
        <w:tabs>
          <w:tab w:val="right" w:leader="dot" w:pos="8312"/>
        </w:tabs>
      </w:pPr>
      <w:r>
        <w:rPr>
          <w:bCs/>
          <w:color w:val="auto"/>
        </w:rPr>
        <w:fldChar w:fldCharType="begin"/>
      </w:r>
      <w:r>
        <w:rPr>
          <w:bCs/>
        </w:rPr>
        <w:instrText xml:space="preserve"> HYPERLINK \l _Toc10979 </w:instrText>
      </w:r>
      <w:r>
        <w:rPr>
          <w:bCs/>
        </w:rPr>
        <w:fldChar w:fldCharType="separate"/>
      </w:r>
      <w:r>
        <w:rPr>
          <w:rFonts w:hint="default" w:ascii="Times New Roman" w:hAnsi="Times New Roman" w:eastAsia="宋体" w:cs="Times New Roman"/>
        </w:rPr>
        <w:t xml:space="preserve">1.1. </w:t>
      </w:r>
      <w:r>
        <w:rPr>
          <w:rFonts w:hint="eastAsia" w:ascii="Times New Roman" w:hAnsi="Times New Roman" w:eastAsia="宋体" w:cs="Times New Roman"/>
          <w:lang w:val="en-US" w:eastAsia="zh-CN"/>
        </w:rPr>
        <w:t>服务端</w:t>
      </w:r>
      <w:r>
        <w:rPr>
          <w:rFonts w:hint="eastAsia" w:ascii="Times New Roman" w:hAnsi="Times New Roman" w:eastAsia="宋体" w:cs="Times New Roman"/>
        </w:rPr>
        <w:t>环境配置</w:t>
      </w:r>
      <w:r>
        <w:tab/>
      </w:r>
      <w:r>
        <w:fldChar w:fldCharType="begin"/>
      </w:r>
      <w:r>
        <w:instrText xml:space="preserve"> PAGEREF _Toc10979 \h </w:instrText>
      </w:r>
      <w:r>
        <w:fldChar w:fldCharType="separate"/>
      </w:r>
      <w:r>
        <w:t>4</w:t>
      </w:r>
      <w:r>
        <w:fldChar w:fldCharType="end"/>
      </w:r>
      <w:r>
        <w:rPr>
          <w:bCs/>
          <w:color w:val="auto"/>
        </w:rPr>
        <w:fldChar w:fldCharType="end"/>
      </w:r>
    </w:p>
    <w:p w14:paraId="0CB3B5FA">
      <w:pPr>
        <w:pStyle w:val="19"/>
        <w:tabs>
          <w:tab w:val="right" w:leader="dot" w:pos="8312"/>
        </w:tabs>
      </w:pPr>
      <w:r>
        <w:rPr>
          <w:bCs/>
          <w:color w:val="auto"/>
        </w:rPr>
        <w:fldChar w:fldCharType="begin"/>
      </w:r>
      <w:r>
        <w:rPr>
          <w:bCs/>
        </w:rPr>
        <w:instrText xml:space="preserve"> HYPERLINK \l _Toc4115 </w:instrText>
      </w:r>
      <w:r>
        <w:rPr>
          <w:bCs/>
        </w:rPr>
        <w:fldChar w:fldCharType="separate"/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1.2. </w:t>
      </w:r>
      <w:r>
        <w:rPr>
          <w:rFonts w:hint="eastAsia" w:ascii="Times New Roman" w:hAnsi="Times New Roman" w:eastAsia="宋体" w:cs="Times New Roman"/>
          <w:lang w:val="en-US" w:eastAsia="zh-CN"/>
        </w:rPr>
        <w:t>客户端环境配置</w:t>
      </w:r>
      <w:r>
        <w:tab/>
      </w:r>
      <w:r>
        <w:fldChar w:fldCharType="begin"/>
      </w:r>
      <w:r>
        <w:instrText xml:space="preserve"> PAGEREF _Toc4115 \h </w:instrText>
      </w:r>
      <w:r>
        <w:fldChar w:fldCharType="separate"/>
      </w:r>
      <w:r>
        <w:t>4</w:t>
      </w:r>
      <w:r>
        <w:fldChar w:fldCharType="end"/>
      </w:r>
      <w:r>
        <w:rPr>
          <w:bCs/>
          <w:color w:val="auto"/>
        </w:rPr>
        <w:fldChar w:fldCharType="end"/>
      </w:r>
    </w:p>
    <w:p w14:paraId="2A64C50F">
      <w:pPr>
        <w:pStyle w:val="19"/>
        <w:tabs>
          <w:tab w:val="right" w:leader="dot" w:pos="8312"/>
        </w:tabs>
      </w:pPr>
      <w:r>
        <w:rPr>
          <w:bCs/>
          <w:color w:val="auto"/>
        </w:rPr>
        <w:fldChar w:fldCharType="begin"/>
      </w:r>
      <w:r>
        <w:rPr>
          <w:bCs/>
        </w:rPr>
        <w:instrText xml:space="preserve"> HYPERLINK \l _Toc32058 </w:instrText>
      </w:r>
      <w:r>
        <w:rPr>
          <w:bCs/>
        </w:rPr>
        <w:fldChar w:fldCharType="separate"/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1.3. </w:t>
      </w:r>
      <w:r>
        <w:rPr>
          <w:rFonts w:hint="eastAsia" w:ascii="Times New Roman" w:hAnsi="Times New Roman" w:eastAsia="宋体" w:cs="Times New Roman"/>
          <w:lang w:val="en-US" w:eastAsia="zh-CN"/>
        </w:rPr>
        <w:t>网络环境配置</w:t>
      </w:r>
      <w:r>
        <w:tab/>
      </w:r>
      <w:r>
        <w:fldChar w:fldCharType="begin"/>
      </w:r>
      <w:r>
        <w:instrText xml:space="preserve"> PAGEREF _Toc32058 \h </w:instrText>
      </w:r>
      <w:r>
        <w:fldChar w:fldCharType="separate"/>
      </w:r>
      <w:r>
        <w:t>4</w:t>
      </w:r>
      <w:r>
        <w:fldChar w:fldCharType="end"/>
      </w:r>
      <w:r>
        <w:rPr>
          <w:bCs/>
          <w:color w:val="auto"/>
        </w:rPr>
        <w:fldChar w:fldCharType="end"/>
      </w:r>
    </w:p>
    <w:p w14:paraId="7CC6E6AB">
      <w:pPr>
        <w:pStyle w:val="19"/>
        <w:tabs>
          <w:tab w:val="right" w:leader="dot" w:pos="8312"/>
        </w:tabs>
      </w:pPr>
      <w:r>
        <w:rPr>
          <w:bCs/>
          <w:color w:val="auto"/>
        </w:rPr>
        <w:fldChar w:fldCharType="begin"/>
      </w:r>
      <w:r>
        <w:rPr>
          <w:bCs/>
        </w:rPr>
        <w:instrText xml:space="preserve"> HYPERLINK \l _Toc18257 </w:instrText>
      </w:r>
      <w:r>
        <w:rPr>
          <w:bCs/>
        </w:rPr>
        <w:fldChar w:fldCharType="separate"/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1.4. </w:t>
      </w:r>
      <w:r>
        <w:rPr>
          <w:rFonts w:hint="eastAsia" w:ascii="Times New Roman" w:hAnsi="Times New Roman" w:eastAsia="宋体" w:cs="Times New Roman"/>
          <w:lang w:val="en-US" w:eastAsia="zh-CN"/>
        </w:rPr>
        <w:t>温湿度环境配置</w:t>
      </w:r>
      <w:r>
        <w:tab/>
      </w:r>
      <w:r>
        <w:fldChar w:fldCharType="begin"/>
      </w:r>
      <w:r>
        <w:instrText xml:space="preserve"> PAGEREF _Toc18257 \h </w:instrText>
      </w:r>
      <w:r>
        <w:fldChar w:fldCharType="separate"/>
      </w:r>
      <w:r>
        <w:t>4</w:t>
      </w:r>
      <w:r>
        <w:fldChar w:fldCharType="end"/>
      </w:r>
      <w:r>
        <w:rPr>
          <w:bCs/>
          <w:color w:val="auto"/>
        </w:rPr>
        <w:fldChar w:fldCharType="end"/>
      </w:r>
    </w:p>
    <w:p w14:paraId="4B3A6B03">
      <w:pPr>
        <w:pStyle w:val="19"/>
        <w:tabs>
          <w:tab w:val="right" w:leader="dot" w:pos="8312"/>
        </w:tabs>
      </w:pPr>
      <w:r>
        <w:rPr>
          <w:bCs/>
          <w:color w:val="auto"/>
        </w:rPr>
        <w:fldChar w:fldCharType="begin"/>
      </w:r>
      <w:r>
        <w:rPr>
          <w:bCs/>
        </w:rPr>
        <w:instrText xml:space="preserve"> HYPERLINK \l _Toc15701 </w:instrText>
      </w:r>
      <w:r>
        <w:rPr>
          <w:bCs/>
        </w:rPr>
        <w:fldChar w:fldCharType="separate"/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1.5. </w:t>
      </w:r>
      <w:r>
        <w:rPr>
          <w:rFonts w:hint="eastAsia" w:ascii="Times New Roman" w:hAnsi="Times New Roman" w:eastAsia="宋体" w:cs="Times New Roman"/>
          <w:lang w:val="en-US" w:eastAsia="zh-CN"/>
        </w:rPr>
        <w:t>网络拓扑图</w:t>
      </w:r>
      <w:r>
        <w:tab/>
      </w:r>
      <w:r>
        <w:fldChar w:fldCharType="begin"/>
      </w:r>
      <w:r>
        <w:instrText xml:space="preserve"> PAGEREF _Toc15701 \h </w:instrText>
      </w:r>
      <w:r>
        <w:fldChar w:fldCharType="separate"/>
      </w:r>
      <w:r>
        <w:t>5</w:t>
      </w:r>
      <w:r>
        <w:fldChar w:fldCharType="end"/>
      </w:r>
      <w:r>
        <w:rPr>
          <w:bCs/>
          <w:color w:val="auto"/>
        </w:rPr>
        <w:fldChar w:fldCharType="end"/>
      </w:r>
    </w:p>
    <w:p w14:paraId="259A29BF">
      <w:pPr>
        <w:pStyle w:val="20"/>
        <w:tabs>
          <w:tab w:val="right" w:leader="dot" w:pos="8312"/>
          <w:tab w:val="clear" w:pos="8302"/>
        </w:tabs>
      </w:pPr>
      <w:r>
        <w:rPr>
          <w:bCs/>
          <w:color w:val="auto"/>
        </w:rPr>
        <w:fldChar w:fldCharType="begin"/>
      </w:r>
      <w:r>
        <w:rPr>
          <w:bCs/>
        </w:rPr>
        <w:instrText xml:space="preserve"> HYPERLINK \l _Toc930 </w:instrText>
      </w:r>
      <w:r>
        <w:rPr>
          <w:bCs/>
        </w:rPr>
        <w:fldChar w:fldCharType="separate"/>
      </w:r>
      <w:r>
        <w:rPr>
          <w:rFonts w:hint="default"/>
          <w:lang w:val="en-US" w:eastAsia="zh-CN"/>
        </w:rPr>
        <w:t xml:space="preserve">2. </w:t>
      </w:r>
      <w:r>
        <w:rPr>
          <w:rFonts w:hint="eastAsia"/>
          <w:lang w:eastAsia="zh-CN"/>
        </w:rPr>
        <w:t>检测</w:t>
      </w:r>
      <w:r>
        <w:rPr>
          <w:rFonts w:hint="eastAsia"/>
        </w:rPr>
        <w:t>用例说明</w:t>
      </w:r>
      <w:r>
        <w:tab/>
      </w:r>
      <w:r>
        <w:fldChar w:fldCharType="begin"/>
      </w:r>
      <w:r>
        <w:instrText xml:space="preserve"> PAGEREF _Toc930 \h </w:instrText>
      </w:r>
      <w:r>
        <w:fldChar w:fldCharType="separate"/>
      </w:r>
      <w:r>
        <w:t>6</w:t>
      </w:r>
      <w:r>
        <w:fldChar w:fldCharType="end"/>
      </w:r>
      <w:r>
        <w:rPr>
          <w:bCs/>
          <w:color w:val="auto"/>
        </w:rPr>
        <w:fldChar w:fldCharType="end"/>
      </w:r>
    </w:p>
    <w:p w14:paraId="4BA023D2">
      <w:pPr>
        <w:pStyle w:val="20"/>
        <w:tabs>
          <w:tab w:val="right" w:leader="dot" w:pos="8312"/>
          <w:tab w:val="clear" w:pos="8302"/>
        </w:tabs>
      </w:pPr>
      <w:r>
        <w:rPr>
          <w:bCs/>
          <w:color w:val="auto"/>
        </w:rPr>
        <w:fldChar w:fldCharType="begin"/>
      </w:r>
      <w:r>
        <w:rPr>
          <w:bCs/>
        </w:rPr>
        <w:instrText xml:space="preserve"> HYPERLINK \l _Toc2079 </w:instrText>
      </w:r>
      <w:r>
        <w:rPr>
          <w:bCs/>
        </w:rPr>
        <w:fldChar w:fldCharType="separate"/>
      </w:r>
      <w:r>
        <w:rPr>
          <w:rFonts w:hint="default"/>
          <w:lang w:val="en-US" w:eastAsia="zh-CN"/>
        </w:rPr>
        <w:t xml:space="preserve">3. </w:t>
      </w:r>
      <w:r>
        <w:rPr>
          <w:rFonts w:hint="eastAsia"/>
          <w:lang w:val="en-US" w:eastAsia="zh-CN"/>
        </w:rPr>
        <w:t>检测用例记录</w:t>
      </w:r>
      <w:r>
        <w:tab/>
      </w:r>
      <w:r>
        <w:fldChar w:fldCharType="begin"/>
      </w:r>
      <w:r>
        <w:instrText xml:space="preserve"> PAGEREF _Toc2079 \h </w:instrText>
      </w:r>
      <w:r>
        <w:fldChar w:fldCharType="separate"/>
      </w:r>
      <w:r>
        <w:t>7</w:t>
      </w:r>
      <w:r>
        <w:fldChar w:fldCharType="end"/>
      </w:r>
      <w:r>
        <w:rPr>
          <w:bCs/>
          <w:color w:val="auto"/>
        </w:rPr>
        <w:fldChar w:fldCharType="end"/>
      </w:r>
    </w:p>
    <w:p w14:paraId="43ED0EEB">
      <w:pPr>
        <w:pStyle w:val="17"/>
        <w:tabs>
          <w:tab w:val="right" w:leader="dot" w:pos="8312"/>
        </w:tabs>
      </w:pPr>
      <w:r>
        <w:rPr>
          <w:bCs/>
          <w:color w:val="auto"/>
        </w:rPr>
        <w:fldChar w:fldCharType="begin"/>
      </w:r>
      <w:r>
        <w:rPr>
          <w:bCs/>
        </w:rPr>
        <w:instrText xml:space="preserve"> HYPERLINK \l _Toc17195 </w:instrText>
      </w:r>
      <w:r>
        <w:rPr>
          <w:bCs/>
        </w:rPr>
        <w:fldChar w:fldCharType="separate"/>
      </w:r>
      <w:r>
        <w:rPr>
          <w:rFonts w:hint="eastAsia"/>
          <w:lang w:val="en-US" w:eastAsia="zh-CN"/>
        </w:rPr>
        <w:t>20240900001</w:t>
      </w:r>
      <w:r>
        <w:tab/>
      </w:r>
      <w:r>
        <w:fldChar w:fldCharType="begin"/>
      </w:r>
      <w:r>
        <w:instrText xml:space="preserve"> PAGEREF _Toc17195 \h </w:instrText>
      </w:r>
      <w:r>
        <w:fldChar w:fldCharType="separate"/>
      </w:r>
      <w:r>
        <w:t>7</w:t>
      </w:r>
      <w:r>
        <w:fldChar w:fldCharType="end"/>
      </w:r>
      <w:r>
        <w:rPr>
          <w:bCs/>
          <w:color w:val="auto"/>
        </w:rPr>
        <w:fldChar w:fldCharType="end"/>
      </w:r>
    </w:p>
    <w:p w14:paraId="5DA28D50">
      <w:pPr>
        <w:pStyle w:val="17"/>
        <w:tabs>
          <w:tab w:val="right" w:leader="dot" w:pos="8312"/>
        </w:tabs>
      </w:pPr>
      <w:r>
        <w:rPr>
          <w:bCs/>
          <w:color w:val="auto"/>
        </w:rPr>
        <w:fldChar w:fldCharType="begin"/>
      </w:r>
      <w:r>
        <w:rPr>
          <w:bCs/>
        </w:rPr>
        <w:instrText xml:space="preserve"> HYPERLINK \l _Toc3179 </w:instrText>
      </w:r>
      <w:r>
        <w:rPr>
          <w:bCs/>
        </w:rPr>
        <w:fldChar w:fldCharType="separate"/>
      </w:r>
      <w:r>
        <w:rPr>
          <w:rFonts w:hint="eastAsia"/>
          <w:lang w:val="en-US" w:eastAsia="zh-CN"/>
        </w:rPr>
        <w:t>20240900002</w:t>
      </w:r>
      <w:r>
        <w:tab/>
      </w:r>
      <w:r>
        <w:fldChar w:fldCharType="begin"/>
      </w:r>
      <w:r>
        <w:instrText xml:space="preserve"> PAGEREF _Toc3179 \h </w:instrText>
      </w:r>
      <w:r>
        <w:fldChar w:fldCharType="separate"/>
      </w:r>
      <w:r>
        <w:t>7</w:t>
      </w:r>
      <w:r>
        <w:fldChar w:fldCharType="end"/>
      </w:r>
      <w:r>
        <w:rPr>
          <w:bCs/>
          <w:color w:val="auto"/>
        </w:rPr>
        <w:fldChar w:fldCharType="end"/>
      </w:r>
    </w:p>
    <w:p w14:paraId="457DBA61">
      <w:pPr>
        <w:pStyle w:val="17"/>
        <w:tabs>
          <w:tab w:val="right" w:leader="dot" w:pos="8312"/>
        </w:tabs>
      </w:pPr>
      <w:r>
        <w:rPr>
          <w:bCs/>
          <w:color w:val="auto"/>
        </w:rPr>
        <w:fldChar w:fldCharType="begin"/>
      </w:r>
      <w:r>
        <w:rPr>
          <w:bCs/>
        </w:rPr>
        <w:instrText xml:space="preserve"> HYPERLINK \l _Toc1457 </w:instrText>
      </w:r>
      <w:r>
        <w:rPr>
          <w:bCs/>
        </w:rPr>
        <w:fldChar w:fldCharType="separate"/>
      </w:r>
      <w:r>
        <w:rPr>
          <w:rFonts w:hint="eastAsia"/>
          <w:lang w:val="en-US" w:eastAsia="zh-CN"/>
        </w:rPr>
        <w:t>20240900003</w:t>
      </w:r>
      <w:r>
        <w:tab/>
      </w:r>
      <w:r>
        <w:fldChar w:fldCharType="begin"/>
      </w:r>
      <w:r>
        <w:instrText xml:space="preserve"> PAGEREF _Toc1457 \h </w:instrText>
      </w:r>
      <w:r>
        <w:fldChar w:fldCharType="separate"/>
      </w:r>
      <w:r>
        <w:t>8</w:t>
      </w:r>
      <w:r>
        <w:fldChar w:fldCharType="end"/>
      </w:r>
      <w:r>
        <w:rPr>
          <w:bCs/>
          <w:color w:val="auto"/>
        </w:rPr>
        <w:fldChar w:fldCharType="end"/>
      </w:r>
    </w:p>
    <w:p w14:paraId="0741BDCB">
      <w:pPr>
        <w:pStyle w:val="17"/>
        <w:tabs>
          <w:tab w:val="right" w:leader="dot" w:pos="8312"/>
        </w:tabs>
      </w:pPr>
      <w:r>
        <w:rPr>
          <w:bCs/>
          <w:color w:val="auto"/>
        </w:rPr>
        <w:fldChar w:fldCharType="begin"/>
      </w:r>
      <w:r>
        <w:rPr>
          <w:bCs/>
        </w:rPr>
        <w:instrText xml:space="preserve"> HYPERLINK \l _Toc3644 </w:instrText>
      </w:r>
      <w:r>
        <w:rPr>
          <w:bCs/>
        </w:rPr>
        <w:fldChar w:fldCharType="separate"/>
      </w:r>
      <w:r>
        <w:rPr>
          <w:rFonts w:hint="eastAsia"/>
          <w:lang w:val="en-US" w:eastAsia="zh-CN"/>
        </w:rPr>
        <w:t>20240900004</w:t>
      </w:r>
      <w:r>
        <w:tab/>
      </w:r>
      <w:r>
        <w:fldChar w:fldCharType="begin"/>
      </w:r>
      <w:r>
        <w:instrText xml:space="preserve"> PAGEREF _Toc3644 \h </w:instrText>
      </w:r>
      <w:r>
        <w:fldChar w:fldCharType="separate"/>
      </w:r>
      <w:r>
        <w:t>9</w:t>
      </w:r>
      <w:r>
        <w:fldChar w:fldCharType="end"/>
      </w:r>
      <w:r>
        <w:rPr>
          <w:bCs/>
          <w:color w:val="auto"/>
        </w:rPr>
        <w:fldChar w:fldCharType="end"/>
      </w:r>
    </w:p>
    <w:p w14:paraId="7AC062C2">
      <w:pPr>
        <w:pStyle w:val="17"/>
        <w:tabs>
          <w:tab w:val="right" w:leader="dot" w:pos="8312"/>
        </w:tabs>
      </w:pPr>
      <w:r>
        <w:rPr>
          <w:bCs/>
          <w:color w:val="auto"/>
        </w:rPr>
        <w:fldChar w:fldCharType="begin"/>
      </w:r>
      <w:r>
        <w:rPr>
          <w:bCs/>
        </w:rPr>
        <w:instrText xml:space="preserve"> HYPERLINK \l _Toc32051 </w:instrText>
      </w:r>
      <w:r>
        <w:rPr>
          <w:bCs/>
        </w:rPr>
        <w:fldChar w:fldCharType="separate"/>
      </w:r>
      <w:r>
        <w:rPr>
          <w:rFonts w:hint="eastAsia"/>
          <w:lang w:val="en-US" w:eastAsia="zh-CN"/>
        </w:rPr>
        <w:t>20240900005</w:t>
      </w:r>
      <w:r>
        <w:tab/>
      </w:r>
      <w:r>
        <w:fldChar w:fldCharType="begin"/>
      </w:r>
      <w:r>
        <w:instrText xml:space="preserve"> PAGEREF _Toc32051 \h </w:instrText>
      </w:r>
      <w:r>
        <w:fldChar w:fldCharType="separate"/>
      </w:r>
      <w:r>
        <w:t>10</w:t>
      </w:r>
      <w:r>
        <w:fldChar w:fldCharType="end"/>
      </w:r>
      <w:r>
        <w:rPr>
          <w:bCs/>
          <w:color w:val="auto"/>
        </w:rPr>
        <w:fldChar w:fldCharType="end"/>
      </w:r>
    </w:p>
    <w:p w14:paraId="0DB176B2">
      <w:pPr>
        <w:pStyle w:val="17"/>
        <w:tabs>
          <w:tab w:val="right" w:leader="dot" w:pos="8312"/>
        </w:tabs>
      </w:pPr>
      <w:r>
        <w:rPr>
          <w:bCs/>
          <w:color w:val="auto"/>
        </w:rPr>
        <w:fldChar w:fldCharType="begin"/>
      </w:r>
      <w:r>
        <w:rPr>
          <w:bCs/>
        </w:rPr>
        <w:instrText xml:space="preserve"> HYPERLINK \l _Toc9595 </w:instrText>
      </w:r>
      <w:r>
        <w:rPr>
          <w:bCs/>
        </w:rPr>
        <w:fldChar w:fldCharType="separate"/>
      </w:r>
      <w:r>
        <w:rPr>
          <w:rFonts w:hint="eastAsia" w:cs="Times New Roman"/>
          <w:lang w:val="en-US" w:eastAsia="zh-CN"/>
        </w:rPr>
        <w:t>2024</w:t>
      </w:r>
      <w:r>
        <w:rPr>
          <w:rFonts w:hint="eastAsia" w:ascii="Times New Roman" w:hAnsi="Times New Roman" w:eastAsia="宋体" w:cs="Times New Roman"/>
          <w:lang w:val="en-US" w:eastAsia="zh-CN"/>
        </w:rPr>
        <w:t>09000</w:t>
      </w:r>
      <w:r>
        <w:rPr>
          <w:rFonts w:hint="eastAsia" w:cs="Times New Roman"/>
          <w:lang w:val="en-US" w:eastAsia="zh-CN"/>
        </w:rPr>
        <w:t>06</w:t>
      </w:r>
      <w:r>
        <w:tab/>
      </w:r>
      <w:r>
        <w:fldChar w:fldCharType="begin"/>
      </w:r>
      <w:r>
        <w:instrText xml:space="preserve"> PAGEREF _Toc9595 \h </w:instrText>
      </w:r>
      <w:r>
        <w:fldChar w:fldCharType="separate"/>
      </w:r>
      <w:r>
        <w:t>11</w:t>
      </w:r>
      <w:r>
        <w:fldChar w:fldCharType="end"/>
      </w:r>
      <w:r>
        <w:rPr>
          <w:bCs/>
          <w:color w:val="auto"/>
        </w:rPr>
        <w:fldChar w:fldCharType="end"/>
      </w:r>
    </w:p>
    <w:p w14:paraId="4A8A7839">
      <w:pPr>
        <w:pStyle w:val="17"/>
        <w:tabs>
          <w:tab w:val="right" w:leader="dot" w:pos="8312"/>
        </w:tabs>
      </w:pPr>
      <w:r>
        <w:rPr>
          <w:bCs/>
          <w:color w:val="auto"/>
        </w:rPr>
        <w:fldChar w:fldCharType="begin"/>
      </w:r>
      <w:r>
        <w:rPr>
          <w:bCs/>
        </w:rPr>
        <w:instrText xml:space="preserve"> HYPERLINK \l _Toc24657 </w:instrText>
      </w:r>
      <w:r>
        <w:rPr>
          <w:bCs/>
        </w:rPr>
        <w:fldChar w:fldCharType="separate"/>
      </w:r>
      <w:r>
        <w:rPr>
          <w:rFonts w:hint="eastAsia" w:cs="Times New Roman"/>
          <w:lang w:val="en-US" w:eastAsia="zh-CN"/>
        </w:rPr>
        <w:t>2024</w:t>
      </w:r>
      <w:r>
        <w:rPr>
          <w:rFonts w:hint="eastAsia" w:ascii="Times New Roman" w:hAnsi="Times New Roman" w:eastAsia="宋体" w:cs="Times New Roman"/>
          <w:lang w:val="en-US" w:eastAsia="zh-CN"/>
        </w:rPr>
        <w:t>09000</w:t>
      </w:r>
      <w:r>
        <w:rPr>
          <w:rFonts w:hint="eastAsia" w:cs="Times New Roman"/>
          <w:lang w:val="en-US" w:eastAsia="zh-CN"/>
        </w:rPr>
        <w:t>07</w:t>
      </w:r>
      <w:r>
        <w:tab/>
      </w:r>
      <w:r>
        <w:fldChar w:fldCharType="begin"/>
      </w:r>
      <w:r>
        <w:instrText xml:space="preserve"> PAGEREF _Toc24657 \h </w:instrText>
      </w:r>
      <w:r>
        <w:fldChar w:fldCharType="separate"/>
      </w:r>
      <w:r>
        <w:t>12</w:t>
      </w:r>
      <w:r>
        <w:fldChar w:fldCharType="end"/>
      </w:r>
      <w:r>
        <w:rPr>
          <w:bCs/>
          <w:color w:val="auto"/>
        </w:rPr>
        <w:fldChar w:fldCharType="end"/>
      </w:r>
    </w:p>
    <w:p w14:paraId="2F6E9E8E">
      <w:pPr>
        <w:pStyle w:val="17"/>
        <w:tabs>
          <w:tab w:val="right" w:leader="dot" w:pos="8312"/>
        </w:tabs>
      </w:pPr>
      <w:r>
        <w:rPr>
          <w:bCs/>
          <w:color w:val="auto"/>
        </w:rPr>
        <w:fldChar w:fldCharType="begin"/>
      </w:r>
      <w:r>
        <w:rPr>
          <w:bCs/>
        </w:rPr>
        <w:instrText xml:space="preserve"> HYPERLINK \l _Toc6960 </w:instrText>
      </w:r>
      <w:r>
        <w:rPr>
          <w:bCs/>
        </w:rPr>
        <w:fldChar w:fldCharType="separate"/>
      </w:r>
      <w:r>
        <w:rPr>
          <w:rFonts w:hint="eastAsia" w:cs="Times New Roman"/>
          <w:lang w:val="en-US" w:eastAsia="zh-CN"/>
        </w:rPr>
        <w:t>2024</w:t>
      </w:r>
      <w:r>
        <w:rPr>
          <w:rFonts w:hint="eastAsia" w:ascii="Times New Roman" w:hAnsi="Times New Roman" w:eastAsia="宋体" w:cs="Times New Roman"/>
          <w:lang w:val="en-US" w:eastAsia="zh-CN"/>
        </w:rPr>
        <w:t>09000</w:t>
      </w:r>
      <w:r>
        <w:rPr>
          <w:rFonts w:hint="eastAsia" w:cs="Times New Roman"/>
          <w:lang w:val="en-US" w:eastAsia="zh-CN"/>
        </w:rPr>
        <w:t>08</w:t>
      </w:r>
      <w:r>
        <w:tab/>
      </w:r>
      <w:r>
        <w:fldChar w:fldCharType="begin"/>
      </w:r>
      <w:r>
        <w:instrText xml:space="preserve"> PAGEREF _Toc6960 \h </w:instrText>
      </w:r>
      <w:r>
        <w:fldChar w:fldCharType="separate"/>
      </w:r>
      <w:r>
        <w:t>13</w:t>
      </w:r>
      <w:r>
        <w:fldChar w:fldCharType="end"/>
      </w:r>
      <w:r>
        <w:rPr>
          <w:bCs/>
          <w:color w:val="auto"/>
        </w:rPr>
        <w:fldChar w:fldCharType="end"/>
      </w:r>
    </w:p>
    <w:p w14:paraId="4D1D6C79">
      <w:pPr>
        <w:pStyle w:val="17"/>
        <w:tabs>
          <w:tab w:val="right" w:leader="dot" w:pos="8312"/>
        </w:tabs>
      </w:pPr>
      <w:r>
        <w:rPr>
          <w:bCs/>
          <w:color w:val="auto"/>
        </w:rPr>
        <w:fldChar w:fldCharType="begin"/>
      </w:r>
      <w:r>
        <w:rPr>
          <w:bCs/>
        </w:rPr>
        <w:instrText xml:space="preserve"> HYPERLINK \l _Toc21785 </w:instrText>
      </w:r>
      <w:r>
        <w:rPr>
          <w:bCs/>
        </w:rPr>
        <w:fldChar w:fldCharType="separate"/>
      </w:r>
      <w:r>
        <w:rPr>
          <w:rFonts w:hint="eastAsia" w:cs="Times New Roman"/>
          <w:lang w:val="en-US" w:eastAsia="zh-CN"/>
        </w:rPr>
        <w:t>2024</w:t>
      </w:r>
      <w:r>
        <w:rPr>
          <w:rFonts w:hint="eastAsia" w:ascii="Times New Roman" w:hAnsi="Times New Roman" w:eastAsia="宋体" w:cs="Times New Roman"/>
          <w:lang w:val="en-US" w:eastAsia="zh-CN"/>
        </w:rPr>
        <w:t>09000</w:t>
      </w:r>
      <w:r>
        <w:rPr>
          <w:rFonts w:hint="eastAsia" w:cs="Times New Roman"/>
          <w:lang w:val="en-US" w:eastAsia="zh-CN"/>
        </w:rPr>
        <w:t>08</w:t>
      </w:r>
      <w:r>
        <w:tab/>
      </w:r>
      <w:r>
        <w:fldChar w:fldCharType="begin"/>
      </w:r>
      <w:r>
        <w:instrText xml:space="preserve"> PAGEREF _Toc21785 \h </w:instrText>
      </w:r>
      <w:r>
        <w:fldChar w:fldCharType="separate"/>
      </w:r>
      <w:r>
        <w:t>13</w:t>
      </w:r>
      <w:r>
        <w:fldChar w:fldCharType="end"/>
      </w:r>
      <w:r>
        <w:rPr>
          <w:bCs/>
          <w:color w:val="auto"/>
        </w:rPr>
        <w:fldChar w:fldCharType="end"/>
      </w:r>
    </w:p>
    <w:p w14:paraId="5BC24EF0">
      <w:pPr>
        <w:pStyle w:val="17"/>
        <w:tabs>
          <w:tab w:val="right" w:leader="dot" w:pos="8312"/>
        </w:tabs>
      </w:pPr>
      <w:r>
        <w:rPr>
          <w:bCs/>
          <w:color w:val="auto"/>
        </w:rPr>
        <w:fldChar w:fldCharType="begin"/>
      </w:r>
      <w:r>
        <w:rPr>
          <w:bCs/>
        </w:rPr>
        <w:instrText xml:space="preserve"> HYPERLINK \l _Toc8638 </w:instrText>
      </w:r>
      <w:r>
        <w:rPr>
          <w:bCs/>
        </w:rPr>
        <w:fldChar w:fldCharType="separate"/>
      </w:r>
      <w:r>
        <w:rPr>
          <w:rFonts w:hint="eastAsia" w:cs="Times New Roman"/>
          <w:lang w:val="en-US" w:eastAsia="zh-CN"/>
        </w:rPr>
        <w:t>2024</w:t>
      </w:r>
      <w:r>
        <w:rPr>
          <w:rFonts w:hint="eastAsia" w:ascii="Times New Roman" w:hAnsi="Times New Roman" w:eastAsia="宋体" w:cs="Times New Roman"/>
          <w:lang w:val="en-US" w:eastAsia="zh-CN"/>
        </w:rPr>
        <w:t>09000</w:t>
      </w:r>
      <w:r>
        <w:rPr>
          <w:rFonts w:hint="eastAsia" w:cs="Times New Roman"/>
          <w:lang w:val="en-US" w:eastAsia="zh-CN"/>
        </w:rPr>
        <w:t>09</w:t>
      </w:r>
      <w:r>
        <w:tab/>
      </w:r>
      <w:r>
        <w:fldChar w:fldCharType="begin"/>
      </w:r>
      <w:r>
        <w:instrText xml:space="preserve"> PAGEREF _Toc8638 \h </w:instrText>
      </w:r>
      <w:r>
        <w:fldChar w:fldCharType="separate"/>
      </w:r>
      <w:r>
        <w:t>14</w:t>
      </w:r>
      <w:r>
        <w:fldChar w:fldCharType="end"/>
      </w:r>
      <w:r>
        <w:rPr>
          <w:bCs/>
          <w:color w:val="auto"/>
        </w:rPr>
        <w:fldChar w:fldCharType="end"/>
      </w:r>
    </w:p>
    <w:p w14:paraId="308B5A07">
      <w:pPr>
        <w:pStyle w:val="19"/>
        <w:keepNext w:val="0"/>
        <w:keepLines w:val="0"/>
        <w:pageBreakBefore w:val="0"/>
        <w:tabs>
          <w:tab w:val="right" w:leader="dot" w:pos="8302"/>
        </w:tabs>
        <w:kinsoku/>
        <w:wordWrap/>
        <w:overflowPunct/>
        <w:topLinePunct w:val="0"/>
        <w:autoSpaceDE/>
        <w:autoSpaceDN/>
        <w:bidi w:val="0"/>
        <w:snapToGrid/>
        <w:spacing w:line="336" w:lineRule="auto"/>
        <w:ind w:left="0" w:leftChars="0" w:firstLine="0" w:firstLineChars="0"/>
        <w:rPr>
          <w:rStyle w:val="68"/>
          <w:color w:val="auto"/>
        </w:rPr>
      </w:pPr>
      <w:r>
        <w:rPr>
          <w:bCs/>
          <w:color w:val="auto"/>
        </w:rPr>
        <w:fldChar w:fldCharType="end"/>
      </w:r>
    </w:p>
    <w:p w14:paraId="117FB4B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ind w:firstLine="480"/>
        <w:rPr>
          <w:color w:val="auto"/>
        </w:rPr>
      </w:pPr>
      <w:bookmarkStart w:id="3" w:name="_Toc17313"/>
      <w:bookmarkStart w:id="4" w:name="_Toc37671810"/>
      <w:r>
        <w:rPr>
          <w:rFonts w:hint="eastAsia"/>
          <w:color w:val="auto"/>
        </w:rPr>
        <w:br w:type="page"/>
      </w:r>
    </w:p>
    <w:bookmarkEnd w:id="3"/>
    <w:bookmarkEnd w:id="4"/>
    <w:p w14:paraId="3BC738DD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ind w:left="0" w:leftChars="0" w:firstLine="0" w:firstLineChars="0"/>
        <w:rPr>
          <w:rFonts w:hint="default"/>
          <w:color w:val="auto"/>
          <w:lang w:val="en-US" w:eastAsia="zh-CN"/>
        </w:rPr>
      </w:pPr>
      <w:bookmarkStart w:id="5" w:name="_Toc47457217"/>
      <w:bookmarkStart w:id="6" w:name="_Toc15952"/>
      <w:r>
        <w:rPr>
          <w:rFonts w:hint="eastAsia"/>
          <w:color w:val="auto"/>
          <w:lang w:eastAsia="zh-CN"/>
        </w:rPr>
        <w:t>检测</w:t>
      </w:r>
      <w:r>
        <w:rPr>
          <w:rFonts w:hint="eastAsia"/>
          <w:color w:val="auto"/>
        </w:rPr>
        <w:t>环境</w:t>
      </w:r>
      <w:bookmarkEnd w:id="5"/>
      <w:bookmarkEnd w:id="6"/>
    </w:p>
    <w:p w14:paraId="3112AEF0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rPr>
          <w:rFonts w:hint="default"/>
          <w:color w:val="auto"/>
          <w:lang w:val="en-US" w:eastAsia="zh-CN"/>
        </w:rPr>
      </w:pPr>
      <w:bookmarkStart w:id="7" w:name="_Toc2079"/>
      <w:r>
        <w:rPr>
          <w:rFonts w:hint="eastAsia"/>
          <w:color w:val="auto"/>
          <w:lang w:val="en-US" w:eastAsia="zh-CN"/>
        </w:rPr>
        <w:t>检测用例记录</w:t>
      </w:r>
      <w:bookmarkEnd w:id="7"/>
    </w:p>
    <w:p w14:paraId="3D9EBA0D">
      <w:pPr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$</w:t>
      </w:r>
      <w:r>
        <w:rPr>
          <w:rFonts w:ascii="宋体" w:hAnsi="宋体" w:eastAsia="宋体" w:cs="宋体"/>
          <w:sz w:val="24"/>
          <w:szCs w:val="24"/>
        </w:rPr>
        <w:t>{</w:t>
      </w:r>
      <w:r>
        <w:rPr>
          <w:rFonts w:hint="eastAsia" w:ascii="宋体" w:hAnsi="宋体" w:cs="宋体"/>
          <w:sz w:val="24"/>
          <w:szCs w:val="24"/>
          <w:lang w:val="en-US" w:eastAsia="zh-CN"/>
        </w:rPr>
        <w:t>?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t</w:t>
      </w:r>
      <w:r>
        <w:rPr>
          <w:rFonts w:hint="eastAsia" w:ascii="宋体" w:hAnsi="宋体" w:eastAsia="宋体"/>
          <w:sz w:val="24"/>
          <w:szCs w:val="24"/>
        </w:rPr>
        <w:t>est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C</w:t>
      </w:r>
      <w:r>
        <w:rPr>
          <w:rFonts w:hint="eastAsia" w:ascii="宋体" w:hAnsi="宋体" w:eastAsia="宋体"/>
          <w:sz w:val="24"/>
          <w:szCs w:val="24"/>
        </w:rPr>
        <w:t>ase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R</w:t>
      </w:r>
      <w:r>
        <w:rPr>
          <w:rFonts w:hint="eastAsia" w:ascii="宋体" w:hAnsi="宋体" w:eastAsia="宋体"/>
          <w:sz w:val="24"/>
          <w:szCs w:val="24"/>
        </w:rPr>
        <w:t>ecords</w:t>
      </w:r>
      <w:r>
        <w:rPr>
          <w:rFonts w:ascii="宋体" w:hAnsi="宋体" w:eastAsia="宋体" w:cs="宋体"/>
          <w:sz w:val="24"/>
          <w:szCs w:val="24"/>
        </w:rPr>
        <w:t>}</w:t>
      </w:r>
    </w:p>
    <w:p w14:paraId="0BB77E1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outlineLvl w:val="3"/>
        <w:rPr>
          <w:rFonts w:hint="default"/>
          <w:color w:val="FF0000"/>
          <w:lang w:val="en-US"/>
        </w:rPr>
      </w:pPr>
      <w:r>
        <w:rPr>
          <w:rFonts w:hint="eastAsia"/>
          <w:color w:val="FF0000"/>
          <w:lang w:val="en-US" w:eastAsia="zh-CN"/>
        </w:rPr>
        <w:t>${testCaseCode}</w:t>
      </w:r>
    </w:p>
    <w:tbl>
      <w:tblPr>
        <w:tblStyle w:val="13"/>
        <w:tblW w:w="5000" w:type="pct"/>
        <w:jc w:val="center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0"/>
        <w:gridCol w:w="2068"/>
        <w:gridCol w:w="2179"/>
        <w:gridCol w:w="775"/>
        <w:gridCol w:w="790"/>
        <w:gridCol w:w="1426"/>
      </w:tblGrid>
      <w:tr w14:paraId="752C998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0" w:type="dxa"/>
            <w:shd w:val="clear" w:color="auto" w:fill="F0F0F0"/>
            <w:vAlign w:val="center"/>
          </w:tcPr>
          <w:p w14:paraId="7CB5D536">
            <w:pPr>
              <w:pStyle w:val="3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jc w:val="left"/>
              <w:rPr>
                <w:color w:val="auto"/>
              </w:rPr>
            </w:pPr>
            <w:r>
              <w:rPr>
                <w:color w:val="auto"/>
              </w:rPr>
              <w:t>用例ID</w:t>
            </w:r>
          </w:p>
        </w:tc>
        <w:tc>
          <w:tcPr>
            <w:tcW w:w="2068" w:type="dxa"/>
            <w:shd w:val="clear" w:color="auto" w:fill="F0F0F0"/>
            <w:vAlign w:val="center"/>
          </w:tcPr>
          <w:p w14:paraId="1B0F9C5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outlineLvl w:val="3"/>
              <w:rPr>
                <w:rFonts w:hint="default" w:eastAsia="宋体"/>
                <w:color w:val="auto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${testCaseCode}</w:t>
            </w:r>
          </w:p>
        </w:tc>
        <w:tc>
          <w:tcPr>
            <w:tcW w:w="2179" w:type="dxa"/>
            <w:shd w:val="clear" w:color="auto" w:fill="F0F0F0"/>
            <w:vAlign w:val="center"/>
          </w:tcPr>
          <w:p w14:paraId="10DAD3C8">
            <w:pPr>
              <w:pStyle w:val="3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jc w:val="left"/>
              <w:rPr>
                <w:rFonts w:hint="eastAsia" w:eastAsia="宋体"/>
                <w:color w:val="auto"/>
                <w:lang w:val="en-US" w:eastAsia="zh-CN"/>
              </w:rPr>
            </w:pPr>
            <w:r>
              <w:rPr>
                <w:color w:val="auto"/>
              </w:rPr>
              <w:t>用例</w:t>
            </w:r>
            <w:r>
              <w:rPr>
                <w:rFonts w:hint="eastAsia"/>
                <w:color w:val="auto"/>
                <w:lang w:val="en-US" w:eastAsia="zh-CN"/>
              </w:rPr>
              <w:t>模块</w:t>
            </w:r>
          </w:p>
        </w:tc>
        <w:tc>
          <w:tcPr>
            <w:tcW w:w="2991" w:type="dxa"/>
            <w:gridSpan w:val="3"/>
            <w:shd w:val="clear" w:color="auto" w:fill="F0F0F0"/>
            <w:vAlign w:val="center"/>
          </w:tcPr>
          <w:p w14:paraId="0FE2D6B6">
            <w:pPr>
              <w:pStyle w:val="3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jc w:val="left"/>
              <w:rPr>
                <w:rFonts w:hint="default" w:eastAsia="宋体"/>
                <w:color w:val="auto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${testCaseName}</w:t>
            </w:r>
          </w:p>
        </w:tc>
      </w:tr>
      <w:tr w14:paraId="27FB3FD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0" w:type="dxa"/>
            <w:vAlign w:val="center"/>
          </w:tcPr>
          <w:p w14:paraId="7D0D770B">
            <w:pPr>
              <w:pStyle w:val="3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jc w:val="left"/>
              <w:rPr>
                <w:color w:val="auto"/>
              </w:rPr>
            </w:pPr>
            <w:r>
              <w:rPr>
                <w:rFonts w:hint="eastAsia"/>
                <w:color w:val="auto"/>
                <w:lang w:val="en-US" w:eastAsia="zh-CN"/>
              </w:rPr>
              <w:t>检测</w:t>
            </w:r>
            <w:r>
              <w:rPr>
                <w:color w:val="auto"/>
              </w:rPr>
              <w:t>依据</w:t>
            </w:r>
          </w:p>
        </w:tc>
        <w:tc>
          <w:tcPr>
            <w:tcW w:w="7238" w:type="dxa"/>
            <w:gridSpan w:val="5"/>
            <w:vAlign w:val="center"/>
          </w:tcPr>
          <w:p w14:paraId="2CAE062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36" w:lineRule="auto"/>
              <w:rPr>
                <w:rFonts w:hint="default" w:eastAsia="宋体"/>
                <w:color w:val="auto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${testCaseReason}</w:t>
            </w:r>
          </w:p>
        </w:tc>
      </w:tr>
      <w:tr w14:paraId="207657C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0" w:type="dxa"/>
            <w:vAlign w:val="center"/>
          </w:tcPr>
          <w:p w14:paraId="4293F48E">
            <w:pPr>
              <w:pStyle w:val="3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jc w:val="left"/>
              <w:rPr>
                <w:color w:val="auto"/>
              </w:rPr>
            </w:pPr>
            <w:r>
              <w:rPr>
                <w:color w:val="auto"/>
              </w:rPr>
              <w:t>前提条件</w:t>
            </w:r>
          </w:p>
        </w:tc>
        <w:tc>
          <w:tcPr>
            <w:tcW w:w="7238" w:type="dxa"/>
            <w:gridSpan w:val="5"/>
            <w:vAlign w:val="center"/>
          </w:tcPr>
          <w:p w14:paraId="583DFAE7">
            <w:pPr>
              <w:pStyle w:val="3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jc w:val="left"/>
              <w:rPr>
                <w:rFonts w:hint="default" w:eastAsia="宋体"/>
                <w:color w:val="auto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${testCaseCondition}</w:t>
            </w:r>
          </w:p>
        </w:tc>
      </w:tr>
      <w:tr w14:paraId="33D0D89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58" w:type="dxa"/>
            <w:gridSpan w:val="2"/>
            <w:vAlign w:val="center"/>
          </w:tcPr>
          <w:p w14:paraId="685F6751">
            <w:pPr>
              <w:pStyle w:val="3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jc w:val="left"/>
              <w:rPr>
                <w:rFonts w:hint="default" w:eastAsia="宋体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操作步骤及输入数据</w:t>
            </w:r>
          </w:p>
        </w:tc>
        <w:tc>
          <w:tcPr>
            <w:tcW w:w="2954" w:type="dxa"/>
            <w:gridSpan w:val="2"/>
            <w:vAlign w:val="center"/>
          </w:tcPr>
          <w:p w14:paraId="7254FB6D">
            <w:pPr>
              <w:pStyle w:val="3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jc w:val="left"/>
              <w:rPr>
                <w:rFonts w:hint="default" w:eastAsia="宋体"/>
                <w:color w:val="auto"/>
                <w:lang w:val="en-US" w:eastAsia="zh-CN"/>
              </w:rPr>
            </w:pPr>
            <w:r>
              <w:rPr>
                <w:color w:val="auto"/>
              </w:rPr>
              <w:t>期望结果</w:t>
            </w:r>
          </w:p>
        </w:tc>
        <w:tc>
          <w:tcPr>
            <w:tcW w:w="790" w:type="dxa"/>
            <w:vAlign w:val="center"/>
          </w:tcPr>
          <w:p w14:paraId="1B9E56F2">
            <w:pPr>
              <w:pStyle w:val="33"/>
              <w:ind w:firstLine="0" w:firstLineChars="0"/>
              <w:jc w:val="left"/>
              <w:rPr>
                <w:color w:val="auto"/>
              </w:rPr>
            </w:pPr>
            <w:r>
              <w:rPr>
                <w:color w:val="auto"/>
              </w:rPr>
              <w:t>测试结果</w:t>
            </w:r>
          </w:p>
        </w:tc>
        <w:tc>
          <w:tcPr>
            <w:tcW w:w="1426" w:type="dxa"/>
            <w:vAlign w:val="center"/>
          </w:tcPr>
          <w:p w14:paraId="345F2814">
            <w:pPr>
              <w:pStyle w:val="33"/>
              <w:ind w:firstLine="0" w:firstLineChars="0"/>
              <w:jc w:val="left"/>
              <w:rPr>
                <w:color w:val="auto"/>
              </w:rPr>
            </w:pPr>
            <w:r>
              <w:rPr>
                <w:rFonts w:hint="eastAsia"/>
                <w:color w:val="auto"/>
                <w:lang w:val="en-US" w:eastAsia="zh-CN"/>
              </w:rPr>
              <w:t>问题描述</w:t>
            </w:r>
          </w:p>
        </w:tc>
      </w:tr>
      <w:tr w14:paraId="30198D3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58" w:type="dxa"/>
            <w:gridSpan w:val="2"/>
            <w:vAlign w:val="center"/>
          </w:tcPr>
          <w:p w14:paraId="5514908A">
            <w:pPr>
              <w:pStyle w:val="3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jc w:val="left"/>
              <w:rPr>
                <w:color w:val="FF0000"/>
              </w:rPr>
            </w:pPr>
            <w:r>
              <w:rPr>
                <w:rFonts w:hint="eastAsia"/>
                <w:color w:val="FF0000"/>
                <w:lang w:val="en-US" w:eastAsia="zh-CN"/>
              </w:rPr>
              <w:t>${testCaseStep}</w:t>
            </w:r>
          </w:p>
        </w:tc>
        <w:tc>
          <w:tcPr>
            <w:tcW w:w="2954" w:type="dxa"/>
            <w:gridSpan w:val="2"/>
            <w:vAlign w:val="center"/>
          </w:tcPr>
          <w:p w14:paraId="7D1D37B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ind w:left="0" w:leftChars="0" w:firstLine="0" w:firstLineChars="0"/>
              <w:rPr>
                <w:color w:val="FF0000"/>
              </w:rPr>
            </w:pPr>
            <w:r>
              <w:rPr>
                <w:rFonts w:hint="eastAsia"/>
                <w:color w:val="FF0000"/>
                <w:lang w:val="en-US" w:eastAsia="zh-CN"/>
              </w:rPr>
              <w:t>${testCaseExpectedReslt}</w:t>
            </w:r>
          </w:p>
        </w:tc>
        <w:tc>
          <w:tcPr>
            <w:tcW w:w="790" w:type="dxa"/>
            <w:vAlign w:val="center"/>
          </w:tcPr>
          <w:p w14:paraId="2253D81D">
            <w:pPr>
              <w:pStyle w:val="33"/>
              <w:ind w:firstLine="0" w:firstLineChars="0"/>
              <w:jc w:val="left"/>
              <w:rPr>
                <w:rFonts w:hint="eastAsia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${testCaseReslt}</w:t>
            </w:r>
          </w:p>
        </w:tc>
        <w:tc>
          <w:tcPr>
            <w:tcW w:w="1426" w:type="dxa"/>
            <w:vAlign w:val="center"/>
          </w:tcPr>
          <w:p w14:paraId="41C60479">
            <w:pPr>
              <w:ind w:left="0" w:leftChars="0" w:firstLine="0" w:firstLineChars="0"/>
              <w:rPr>
                <w:rFonts w:hint="eastAsia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${testCaseDescription}</w:t>
            </w:r>
          </w:p>
        </w:tc>
      </w:tr>
      <w:tr w14:paraId="669E5EE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0" w:type="dxa"/>
            <w:vAlign w:val="center"/>
          </w:tcPr>
          <w:p w14:paraId="4CB1D222">
            <w:pPr>
              <w:pStyle w:val="3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jc w:val="left"/>
              <w:rPr>
                <w:color w:val="auto"/>
              </w:rPr>
            </w:pPr>
            <w:r>
              <w:rPr>
                <w:color w:val="auto"/>
              </w:rPr>
              <w:t>评判标准</w:t>
            </w:r>
          </w:p>
        </w:tc>
        <w:tc>
          <w:tcPr>
            <w:tcW w:w="7238" w:type="dxa"/>
            <w:gridSpan w:val="5"/>
            <w:vAlign w:val="center"/>
          </w:tcPr>
          <w:p w14:paraId="2D4A10B4">
            <w:pPr>
              <w:pStyle w:val="3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jc w:val="left"/>
              <w:rPr>
                <w:color w:val="auto"/>
              </w:rPr>
            </w:pPr>
            <w:r>
              <w:rPr>
                <w:rFonts w:hint="eastAsia"/>
                <w:color w:val="FF0000"/>
                <w:lang w:val="en-US" w:eastAsia="zh-CN"/>
              </w:rPr>
              <w:t>${testCaseStep}</w:t>
            </w:r>
          </w:p>
        </w:tc>
      </w:tr>
      <w:tr w14:paraId="2ACAB9A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0" w:type="dxa"/>
            <w:vAlign w:val="center"/>
          </w:tcPr>
          <w:p w14:paraId="3257C78C">
            <w:pPr>
              <w:pStyle w:val="3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jc w:val="left"/>
              <w:rPr>
                <w:color w:val="auto"/>
              </w:rPr>
            </w:pPr>
            <w:r>
              <w:rPr>
                <w:color w:val="auto"/>
              </w:rPr>
              <w:t>优先级别</w:t>
            </w:r>
          </w:p>
        </w:tc>
        <w:tc>
          <w:tcPr>
            <w:tcW w:w="2068" w:type="dxa"/>
            <w:vAlign w:val="center"/>
          </w:tcPr>
          <w:p w14:paraId="699C2992">
            <w:pPr>
              <w:pStyle w:val="3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jc w:val="left"/>
              <w:rPr>
                <w:rFonts w:hint="default" w:eastAsia="宋体"/>
                <w:color w:val="auto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${testCaseRank}</w:t>
            </w:r>
          </w:p>
        </w:tc>
        <w:tc>
          <w:tcPr>
            <w:tcW w:w="2179" w:type="dxa"/>
            <w:vAlign w:val="center"/>
          </w:tcPr>
          <w:p w14:paraId="45941C0A">
            <w:pPr>
              <w:pStyle w:val="3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jc w:val="left"/>
              <w:rPr>
                <w:color w:val="auto"/>
              </w:rPr>
            </w:pPr>
            <w:r>
              <w:rPr>
                <w:color w:val="auto"/>
              </w:rPr>
              <w:t>设计人员</w:t>
            </w:r>
          </w:p>
        </w:tc>
        <w:tc>
          <w:tcPr>
            <w:tcW w:w="2991" w:type="dxa"/>
            <w:gridSpan w:val="3"/>
            <w:vAlign w:val="center"/>
          </w:tcPr>
          <w:p w14:paraId="24384533">
            <w:pPr>
              <w:pStyle w:val="3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jc w:val="left"/>
              <w:rPr>
                <w:rFonts w:hint="default" w:eastAsia="宋体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${testCaseDesigner}</w:t>
            </w:r>
          </w:p>
        </w:tc>
      </w:tr>
      <w:tr w14:paraId="236992F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0" w:type="dxa"/>
            <w:vAlign w:val="center"/>
          </w:tcPr>
          <w:p w14:paraId="4F1E4760">
            <w:pPr>
              <w:pStyle w:val="3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jc w:val="left"/>
              <w:rPr>
                <w:color w:val="auto"/>
              </w:rPr>
            </w:pPr>
            <w:r>
              <w:rPr>
                <w:rFonts w:hint="eastAsia"/>
                <w:color w:val="auto"/>
                <w:lang w:val="en-US" w:eastAsia="zh-CN"/>
              </w:rPr>
              <w:t>检测</w:t>
            </w:r>
            <w:r>
              <w:rPr>
                <w:color w:val="auto"/>
              </w:rPr>
              <w:t>人员</w:t>
            </w:r>
          </w:p>
        </w:tc>
        <w:tc>
          <w:tcPr>
            <w:tcW w:w="2068" w:type="dxa"/>
            <w:vAlign w:val="center"/>
          </w:tcPr>
          <w:p w14:paraId="1B2987FB">
            <w:pPr>
              <w:pStyle w:val="3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jc w:val="left"/>
              <w:rPr>
                <w:rFonts w:hint="eastAsia" w:eastAsia="宋体"/>
                <w:color w:val="auto"/>
                <w:lang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${testCaseInspector}</w:t>
            </w:r>
          </w:p>
        </w:tc>
        <w:tc>
          <w:tcPr>
            <w:tcW w:w="2179" w:type="dxa"/>
            <w:vAlign w:val="center"/>
          </w:tcPr>
          <w:p w14:paraId="5770909D">
            <w:pPr>
              <w:pStyle w:val="3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jc w:val="left"/>
              <w:rPr>
                <w:color w:val="auto"/>
              </w:rPr>
            </w:pPr>
            <w:r>
              <w:rPr>
                <w:rFonts w:hint="eastAsia"/>
                <w:color w:val="auto"/>
                <w:lang w:val="en-US" w:eastAsia="zh-CN"/>
              </w:rPr>
              <w:t>检测</w:t>
            </w:r>
            <w:r>
              <w:rPr>
                <w:color w:val="auto"/>
              </w:rPr>
              <w:t>日期</w:t>
            </w:r>
          </w:p>
        </w:tc>
        <w:tc>
          <w:tcPr>
            <w:tcW w:w="2991" w:type="dxa"/>
            <w:gridSpan w:val="3"/>
            <w:vAlign w:val="center"/>
          </w:tcPr>
          <w:p w14:paraId="1252CDE2">
            <w:pPr>
              <w:pStyle w:val="3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jc w:val="left"/>
              <w:rPr>
                <w:rFonts w:hint="default" w:eastAsia="宋体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${testCaseTime}</w:t>
            </w:r>
          </w:p>
        </w:tc>
      </w:tr>
      <w:tr w14:paraId="4A14401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8" w:type="dxa"/>
            <w:gridSpan w:val="6"/>
            <w:vAlign w:val="center"/>
          </w:tcPr>
          <w:p w14:paraId="377B36A9">
            <w:pPr>
              <w:pStyle w:val="33"/>
              <w:jc w:val="left"/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测试结果图：</w:t>
            </w:r>
          </w:p>
          <w:p w14:paraId="5E0726CA">
            <w:pPr>
              <w:pStyle w:val="33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jc w:val="left"/>
              <w:rPr>
                <w:rFonts w:hint="default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${@testCaseImages}</w:t>
            </w:r>
          </w:p>
        </w:tc>
      </w:tr>
    </w:tbl>
    <w:p w14:paraId="48A728FD">
      <w:pPr>
        <w:rPr>
          <w:color w:val="auto"/>
        </w:rPr>
      </w:pPr>
      <w:bookmarkStart w:id="8" w:name="_Toc8638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$</w:t>
      </w:r>
      <w:r>
        <w:rPr>
          <w:rFonts w:ascii="宋体" w:hAnsi="宋体" w:eastAsia="宋体" w:cs="宋体"/>
          <w:sz w:val="24"/>
          <w:szCs w:val="24"/>
        </w:rPr>
        <w:t>{</w:t>
      </w:r>
      <w:r>
        <w:rPr>
          <w:rFonts w:hint="eastAsia" w:ascii="宋体" w:hAnsi="宋体" w:cs="宋体"/>
          <w:sz w:val="24"/>
          <w:szCs w:val="24"/>
          <w:lang w:val="en-US" w:eastAsia="zh-CN"/>
        </w:rPr>
        <w:t>/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t</w:t>
      </w:r>
      <w:r>
        <w:rPr>
          <w:rFonts w:hint="eastAsia" w:ascii="宋体" w:hAnsi="宋体" w:eastAsia="宋体"/>
          <w:sz w:val="24"/>
          <w:szCs w:val="24"/>
        </w:rPr>
        <w:t>est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C</w:t>
      </w:r>
      <w:r>
        <w:rPr>
          <w:rFonts w:hint="eastAsia" w:ascii="宋体" w:hAnsi="宋体" w:eastAsia="宋体"/>
          <w:sz w:val="24"/>
          <w:szCs w:val="24"/>
        </w:rPr>
        <w:t>ase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R</w:t>
      </w:r>
      <w:r>
        <w:rPr>
          <w:rFonts w:hint="eastAsia" w:ascii="宋体" w:hAnsi="宋体" w:eastAsia="宋体"/>
          <w:sz w:val="24"/>
          <w:szCs w:val="24"/>
        </w:rPr>
        <w:t>ecords</w:t>
      </w:r>
      <w:r>
        <w:rPr>
          <w:rFonts w:ascii="宋体" w:hAnsi="宋体" w:eastAsia="宋体" w:cs="宋体"/>
          <w:sz w:val="24"/>
          <w:szCs w:val="24"/>
        </w:rPr>
        <w:t>}</w:t>
      </w:r>
      <w:bookmarkEnd w:id="8"/>
      <w:bookmarkStart w:id="9" w:name="_GoBack"/>
      <w:bookmarkEnd w:id="9"/>
    </w:p>
    <w:sectPr>
      <w:headerReference r:id="rId5" w:type="default"/>
      <w:footerReference r:id="rId7" w:type="default"/>
      <w:headerReference r:id="rId6" w:type="even"/>
      <w:footerReference r:id="rId8" w:type="even"/>
      <w:pgSz w:w="11906" w:h="16838"/>
      <w:pgMar w:top="1440" w:right="1797" w:bottom="1440" w:left="1797" w:header="851" w:footer="850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start="1"/>
      <w:cols w:space="425" w:num="1"/>
      <w:titlePg/>
      <w:docGrid w:type="linesAndChars"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roman"/>
    <w:pitch w:val="default"/>
    <w:sig w:usb0="00000203" w:usb1="288F0000" w:usb2="00000006" w:usb3="00000000" w:csb0="00040001" w:csb1="00000000"/>
  </w:font>
  <w:font w:name="PMingLiU">
    <w:altName w:val="PMingLiU-ExtB"/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細明體">
    <w:altName w:val="PMingLiU-ExtB"/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MingLiU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320864">
    <w:pPr>
      <w:pStyle w:val="27"/>
      <w:numPr>
        <w:ins w:id="18" w:author="Administrator" w:date=""/>
      </w:numPr>
      <w:pBdr>
        <w:top w:val="single" w:color="auto" w:sz="4" w:space="1"/>
      </w:pBdr>
      <w:ind w:firstLine="1800" w:firstLineChars="1000"/>
      <w:jc w:val="both"/>
    </w:pPr>
    <w:r>
      <w:rPr>
        <w:rFonts w:hint="eastAsia"/>
      </w:rPr>
      <w:t xml:space="preserve"> </w:t>
    </w:r>
    <w:r>
      <w:t xml:space="preserve">        </w:t>
    </w:r>
    <w:r>
      <w:rPr>
        <w:rFonts w:hint="eastAsia"/>
      </w:rPr>
      <w:t xml:space="preserve">  </w:t>
    </w:r>
    <w:r>
      <w:t xml:space="preserve">    </w:t>
    </w:r>
    <w:r>
      <w:rPr>
        <w:rFonts w:hint="eastAsia"/>
      </w:rPr>
      <w:tab/>
    </w:r>
    <w:r>
      <w:rPr>
        <w:rFonts w:hint="eastAsia"/>
      </w:rPr>
      <w:t xml:space="preserve"> </w:t>
    </w:r>
    <w:r>
      <w:t xml:space="preserve"> </w:t>
    </w:r>
    <w:r>
      <w:rPr>
        <w:rFonts w:hint="eastAsia"/>
      </w:rPr>
      <w:t xml:space="preserve">            </w:t>
    </w:r>
    <w:r>
      <w:t xml:space="preserve">                     </w:t>
    </w:r>
    <w:r>
      <w:rPr>
        <w:rFonts w:hint="eastAsia"/>
      </w:rPr>
      <w:t xml:space="preserve">   </w:t>
    </w:r>
    <w:r>
      <w:rPr>
        <w:rFonts w:hint="eastAsia"/>
        <w:kern w:val="0"/>
        <w:szCs w:val="21"/>
      </w:rPr>
      <w:t xml:space="preserve">共 </w:t>
    </w:r>
    <w:r>
      <w:rPr>
        <w:rStyle w:val="16"/>
      </w:rPr>
      <w:fldChar w:fldCharType="begin"/>
    </w:r>
    <w:r>
      <w:rPr>
        <w:rStyle w:val="16"/>
      </w:rPr>
      <w:instrText xml:space="preserve"> </w:instrText>
    </w:r>
    <w:r>
      <w:rPr>
        <w:rStyle w:val="16"/>
        <w:rFonts w:hint="eastAsia"/>
      </w:rPr>
      <w:instrText xml:space="preserve">NUMPAGES   \* MERGEFORMAT</w:instrText>
    </w:r>
    <w:r>
      <w:rPr>
        <w:rStyle w:val="16"/>
      </w:rPr>
      <w:instrText xml:space="preserve"> </w:instrText>
    </w:r>
    <w:r>
      <w:rPr>
        <w:rStyle w:val="16"/>
      </w:rPr>
      <w:fldChar w:fldCharType="separate"/>
    </w:r>
    <w:r>
      <w:rPr>
        <w:rStyle w:val="16"/>
      </w:rPr>
      <w:t>19</w:t>
    </w:r>
    <w:r>
      <w:rPr>
        <w:rStyle w:val="16"/>
      </w:rPr>
      <w:fldChar w:fldCharType="end"/>
    </w:r>
    <w:r>
      <w:rPr>
        <w:rFonts w:hint="eastAsia"/>
        <w:kern w:val="0"/>
        <w:szCs w:val="21"/>
      </w:rPr>
      <w:t xml:space="preserve"> 页   第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  \* MERGEFORMAT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13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4530D4">
    <w:pPr>
      <w:pStyle w:val="27"/>
      <w:ind w:firstLine="360"/>
    </w:pPr>
  </w:p>
  <w:p w14:paraId="3F28296F">
    <w:pPr>
      <w:ind w:firstLine="480"/>
    </w:pPr>
  </w:p>
  <w:p w14:paraId="6F6AC2A1">
    <w:pPr>
      <w:ind w:firstLine="480"/>
    </w:pPr>
  </w:p>
  <w:p w14:paraId="53F99646">
    <w:pPr>
      <w:ind w:firstLine="480"/>
    </w:pPr>
  </w:p>
  <w:p w14:paraId="687B2239">
    <w:pPr>
      <w:ind w:firstLine="480"/>
    </w:pPr>
  </w:p>
  <w:p w14:paraId="4C3E7D92">
    <w:pPr>
      <w:ind w:firstLine="480"/>
    </w:pPr>
  </w:p>
  <w:p w14:paraId="15EDB2BA">
    <w:pPr>
      <w:ind w:firstLine="480"/>
    </w:pPr>
  </w:p>
  <w:p w14:paraId="60B4C4BE">
    <w:pPr>
      <w:ind w:firstLine="480"/>
    </w:pPr>
  </w:p>
  <w:p w14:paraId="12BD57C8">
    <w:pPr>
      <w:ind w:firstLine="480"/>
    </w:pPr>
  </w:p>
  <w:p w14:paraId="4E269A47">
    <w:pPr>
      <w:ind w:firstLine="480"/>
    </w:pPr>
  </w:p>
  <w:p w14:paraId="197DF3FB">
    <w:pPr>
      <w:ind w:firstLine="480"/>
    </w:pPr>
  </w:p>
  <w:p w14:paraId="1DC28B5C">
    <w:pPr>
      <w:ind w:firstLine="480"/>
    </w:pPr>
  </w:p>
  <w:p w14:paraId="08D29287">
    <w:pPr>
      <w:ind w:firstLine="480"/>
    </w:pPr>
  </w:p>
  <w:p w14:paraId="5A3B7EDC">
    <w:pPr>
      <w:ind w:firstLine="480"/>
    </w:pPr>
  </w:p>
  <w:p w14:paraId="23AE92AA">
    <w:pPr>
      <w:ind w:firstLine="480"/>
    </w:pPr>
  </w:p>
  <w:p w14:paraId="2AA54708">
    <w:pPr>
      <w:ind w:firstLine="480"/>
    </w:pPr>
  </w:p>
  <w:p w14:paraId="19016F20">
    <w:pPr>
      <w:ind w:firstLine="480"/>
    </w:pPr>
  </w:p>
  <w:p w14:paraId="0E1F9F5C">
    <w:pPr>
      <w:ind w:firstLine="480"/>
    </w:pPr>
  </w:p>
  <w:p w14:paraId="7D3D7F16">
    <w:pPr>
      <w:ind w:firstLine="480"/>
    </w:pPr>
  </w:p>
  <w:p w14:paraId="4DBA8AE0">
    <w:pPr>
      <w:ind w:firstLine="480"/>
    </w:pPr>
  </w:p>
  <w:p w14:paraId="78BE9867">
    <w:pPr>
      <w:ind w:firstLine="480"/>
    </w:pPr>
  </w:p>
  <w:p w14:paraId="17215AC3">
    <w:pPr>
      <w:ind w:firstLine="480"/>
    </w:pPr>
  </w:p>
  <w:p w14:paraId="0E25F573">
    <w:pPr>
      <w:ind w:firstLine="480"/>
    </w:pPr>
  </w:p>
  <w:p w14:paraId="2CA46AD5">
    <w:pPr>
      <w:ind w:firstLine="480"/>
    </w:pPr>
  </w:p>
  <w:p w14:paraId="5EB9D30A">
    <w:pPr>
      <w:ind w:firstLine="480"/>
    </w:pPr>
  </w:p>
  <w:p w14:paraId="2511216C">
    <w:pPr>
      <w:ind w:firstLine="480"/>
    </w:pPr>
  </w:p>
  <w:p w14:paraId="20FD2D99">
    <w:pPr>
      <w:ind w:firstLine="480"/>
    </w:pPr>
  </w:p>
  <w:p w14:paraId="6EEE8AA2">
    <w:pPr>
      <w:ind w:firstLine="480"/>
    </w:pPr>
  </w:p>
  <w:p w14:paraId="6C15F5BA">
    <w:pPr>
      <w:ind w:firstLine="480"/>
    </w:pPr>
  </w:p>
  <w:p w14:paraId="5EC6D342">
    <w:pPr>
      <w:ind w:firstLine="480"/>
    </w:pPr>
  </w:p>
  <w:p w14:paraId="67CA1F8F">
    <w:pPr>
      <w:ind w:firstLine="480"/>
    </w:pPr>
  </w:p>
  <w:p w14:paraId="0AC5F5DF">
    <w:pPr>
      <w:ind w:firstLine="480"/>
    </w:pPr>
  </w:p>
  <w:p w14:paraId="483AE934">
    <w:pPr>
      <w:ind w:firstLine="480"/>
    </w:pPr>
  </w:p>
  <w:p w14:paraId="5618AE19">
    <w:pPr>
      <w:ind w:firstLine="480"/>
    </w:pPr>
  </w:p>
  <w:p w14:paraId="62205EA8">
    <w:pPr>
      <w:ind w:firstLine="480"/>
    </w:pPr>
  </w:p>
  <w:p w14:paraId="50270813">
    <w:pPr>
      <w:ind w:firstLine="480"/>
    </w:pPr>
  </w:p>
  <w:p w14:paraId="74E6CCFA">
    <w:pPr>
      <w:ind w:firstLine="480"/>
    </w:pPr>
  </w:p>
  <w:p w14:paraId="4F756E76">
    <w:pPr>
      <w:ind w:firstLine="480"/>
    </w:pPr>
  </w:p>
  <w:p w14:paraId="76E96A7D">
    <w:pPr>
      <w:ind w:firstLine="480"/>
    </w:pPr>
  </w:p>
  <w:p w14:paraId="2503AA61">
    <w:pPr>
      <w:ind w:firstLine="480"/>
    </w:pPr>
  </w:p>
  <w:p w14:paraId="4EC2657A">
    <w:pPr>
      <w:ind w:firstLine="480"/>
    </w:pPr>
  </w:p>
  <w:p w14:paraId="126FD1AB">
    <w:pPr>
      <w:ind w:firstLine="480"/>
    </w:pPr>
  </w:p>
  <w:p w14:paraId="0CC1BB81">
    <w:pPr>
      <w:ind w:firstLine="480"/>
    </w:pPr>
  </w:p>
  <w:p w14:paraId="42849ACB">
    <w:pPr>
      <w:ind w:firstLine="480"/>
    </w:pPr>
  </w:p>
  <w:p w14:paraId="46172675">
    <w:pPr>
      <w:ind w:firstLine="480"/>
    </w:pPr>
  </w:p>
  <w:p w14:paraId="216B5AEF">
    <w:pPr>
      <w:ind w:firstLine="480"/>
    </w:pPr>
  </w:p>
  <w:p w14:paraId="6FCA7E63">
    <w:pPr>
      <w:ind w:firstLine="480"/>
    </w:pPr>
  </w:p>
  <w:p w14:paraId="25293E70">
    <w:pPr>
      <w:ind w:firstLine="480"/>
    </w:pPr>
  </w:p>
  <w:p w14:paraId="19281E69">
    <w:pPr>
      <w:ind w:firstLine="480"/>
    </w:pPr>
  </w:p>
  <w:p w14:paraId="5DB86AA0">
    <w:pPr>
      <w:ind w:firstLine="480"/>
    </w:pPr>
  </w:p>
  <w:p w14:paraId="309C7101">
    <w:pPr>
      <w:ind w:firstLine="480"/>
    </w:pPr>
  </w:p>
  <w:p w14:paraId="0F14C973">
    <w:pPr>
      <w:ind w:firstLine="480"/>
    </w:pPr>
  </w:p>
  <w:p w14:paraId="25411919">
    <w:pPr>
      <w:ind w:firstLine="480"/>
    </w:pPr>
  </w:p>
  <w:p w14:paraId="3DF13B10">
    <w:pPr>
      <w:ind w:firstLine="480"/>
    </w:pPr>
  </w:p>
  <w:p w14:paraId="0FED6EB9">
    <w:pPr>
      <w:ind w:firstLine="480"/>
    </w:pPr>
  </w:p>
  <w:p w14:paraId="25FC4DA7">
    <w:pPr>
      <w:ind w:firstLine="480"/>
    </w:pPr>
  </w:p>
  <w:p w14:paraId="08475D86">
    <w:pPr>
      <w:ind w:firstLine="480"/>
    </w:pPr>
  </w:p>
  <w:p w14:paraId="7D5CA516">
    <w:pPr>
      <w:ind w:firstLine="480"/>
    </w:pPr>
  </w:p>
  <w:p w14:paraId="0AC45DEE">
    <w:pPr>
      <w:ind w:firstLine="480"/>
    </w:pPr>
  </w:p>
  <w:p w14:paraId="7D7DB1BB">
    <w:pPr>
      <w:ind w:firstLine="480"/>
    </w:pPr>
  </w:p>
  <w:p w14:paraId="7C67C35A">
    <w:pPr>
      <w:ind w:firstLine="480"/>
    </w:pPr>
  </w:p>
  <w:p w14:paraId="25E1E0A2">
    <w:pPr>
      <w:ind w:firstLine="480"/>
    </w:pPr>
  </w:p>
  <w:p w14:paraId="63A28D23">
    <w:pPr>
      <w:ind w:firstLine="480"/>
    </w:pPr>
  </w:p>
  <w:p w14:paraId="16674077">
    <w:pPr>
      <w:ind w:firstLine="480"/>
    </w:pPr>
  </w:p>
  <w:p w14:paraId="0C6411B5">
    <w:pPr>
      <w:ind w:firstLine="480"/>
    </w:pPr>
  </w:p>
  <w:p w14:paraId="29B75A85">
    <w:pPr>
      <w:ind w:firstLine="480"/>
    </w:pPr>
  </w:p>
  <w:p w14:paraId="42D5E1F7">
    <w:pPr>
      <w:ind w:firstLine="480"/>
    </w:pPr>
  </w:p>
  <w:p w14:paraId="57441375">
    <w:pPr>
      <w:ind w:firstLine="480"/>
    </w:pPr>
  </w:p>
  <w:p w14:paraId="5AAFABE7">
    <w:pPr>
      <w:ind w:firstLine="480"/>
    </w:pPr>
  </w:p>
  <w:p w14:paraId="2E7A64E6">
    <w:pPr>
      <w:ind w:firstLine="480"/>
    </w:pPr>
  </w:p>
  <w:p w14:paraId="1849B11A">
    <w:pPr>
      <w:ind w:firstLine="480"/>
    </w:pPr>
  </w:p>
  <w:p w14:paraId="6BD9B339">
    <w:pPr>
      <w:ind w:firstLine="480"/>
    </w:pPr>
  </w:p>
  <w:p w14:paraId="0CFFEBA6">
    <w:pPr>
      <w:numPr>
        <w:ins w:id="19" w:author="Administrator" w:date="2006-08-03T10:51:00Z"/>
      </w:numPr>
      <w:ind w:firstLine="480"/>
    </w:pPr>
  </w:p>
  <w:p w14:paraId="51B8426D">
    <w:pPr>
      <w:numPr>
        <w:ins w:id="20" w:author="Administrator" w:date="2006-08-03T10:51:00Z"/>
      </w:numPr>
      <w:ind w:firstLine="480"/>
    </w:pPr>
  </w:p>
  <w:p w14:paraId="27678C8B">
    <w:pPr>
      <w:numPr>
        <w:ins w:id="21" w:author="Administrator" w:date="2006-08-03T10:51:00Z"/>
      </w:numPr>
      <w:ind w:firstLine="480"/>
    </w:pPr>
  </w:p>
  <w:p w14:paraId="0A394E02">
    <w:pPr>
      <w:numPr>
        <w:ins w:id="22" w:author="Administrator" w:date="2006-08-03T10:51:00Z"/>
      </w:numPr>
      <w:ind w:firstLine="480"/>
    </w:pPr>
  </w:p>
  <w:p w14:paraId="5254568B">
    <w:pPr>
      <w:numPr>
        <w:ins w:id="23" w:author="Administrator" w:date="2006-08-03T10:51:00Z"/>
      </w:numPr>
      <w:ind w:firstLine="480"/>
    </w:pPr>
  </w:p>
  <w:p w14:paraId="3A511A8E">
    <w:pPr>
      <w:numPr>
        <w:ins w:id="24" w:author="Administrator" w:date="2006-08-03T10:51:00Z"/>
      </w:numPr>
      <w:ind w:firstLine="480"/>
    </w:pPr>
  </w:p>
  <w:p w14:paraId="2FA64CC6">
    <w:pPr>
      <w:numPr>
        <w:ins w:id="25" w:author="Administrator" w:date="2006-08-03T10:51:00Z"/>
      </w:numPr>
      <w:ind w:firstLine="480"/>
    </w:pPr>
  </w:p>
  <w:p w14:paraId="710140B2">
    <w:pPr>
      <w:numPr>
        <w:ins w:id="26" w:author="Administrator" w:date="2006-08-03T10:51:00Z"/>
      </w:numPr>
      <w:ind w:firstLine="480"/>
    </w:pPr>
  </w:p>
  <w:p w14:paraId="166C927B">
    <w:pPr>
      <w:numPr>
        <w:ins w:id="27" w:author="Administrator" w:date="2006-08-03T10:51:00Z"/>
      </w:numPr>
      <w:ind w:firstLine="480"/>
    </w:pPr>
  </w:p>
  <w:p w14:paraId="74735E46">
    <w:pPr>
      <w:numPr>
        <w:ins w:id="28" w:author="Administrator" w:date="2006-08-03T10:51:00Z"/>
      </w:numPr>
      <w:ind w:firstLine="480"/>
    </w:pPr>
  </w:p>
  <w:p w14:paraId="48109990">
    <w:pPr>
      <w:numPr>
        <w:ins w:id="29" w:author="Administrator" w:date="2006-08-03T10:51:00Z"/>
      </w:numPr>
      <w:ind w:firstLine="480"/>
    </w:pPr>
  </w:p>
  <w:p w14:paraId="1E3A6FB9">
    <w:pPr>
      <w:numPr>
        <w:ins w:id="30" w:author="Administrator" w:date="2006-08-03T10:51:00Z"/>
      </w:numPr>
      <w:ind w:firstLine="480"/>
    </w:pPr>
  </w:p>
  <w:p w14:paraId="5F1C93D8">
    <w:pPr>
      <w:numPr>
        <w:ins w:id="31" w:author="Administrator" w:date="2006-08-03T10:51:00Z"/>
      </w:numPr>
      <w:ind w:firstLine="480"/>
    </w:pPr>
  </w:p>
  <w:p w14:paraId="532CDB0D">
    <w:pPr>
      <w:numPr>
        <w:ins w:id="32" w:author="Administrator" w:date="2006-08-03T10:51:00Z"/>
      </w:numPr>
      <w:ind w:firstLine="480"/>
    </w:pPr>
  </w:p>
  <w:p w14:paraId="354D1DC3">
    <w:pPr>
      <w:numPr>
        <w:ins w:id="33" w:author="Administrator" w:date="2006-08-03T10:51:00Z"/>
      </w:numPr>
      <w:ind w:firstLine="480"/>
    </w:pPr>
  </w:p>
  <w:p w14:paraId="04CB6795">
    <w:pPr>
      <w:numPr>
        <w:ins w:id="34" w:author="Administrator" w:date="2006-08-03T10:51:00Z"/>
      </w:numPr>
      <w:ind w:firstLine="480"/>
    </w:pPr>
  </w:p>
  <w:p w14:paraId="342251DA">
    <w:pPr>
      <w:numPr>
        <w:ins w:id="35" w:author="Administrator" w:date="2006-08-03T10:51:00Z"/>
      </w:numPr>
      <w:ind w:firstLine="48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D74292">
    <w:pPr>
      <w:pStyle w:val="18"/>
      <w:pBdr>
        <w:bottom w:val="single" w:color="auto" w:sz="4" w:space="1"/>
      </w:pBdr>
      <w:ind w:firstLine="0" w:firstLineChars="0"/>
      <w:jc w:val="left"/>
    </w:pPr>
    <w:r>
      <w:rPr>
        <w:rFonts w:hint="eastAsia"/>
        <w:color w:val="auto"/>
        <w:lang w:val="en-US" w:eastAsia="zh-CN"/>
      </w:rPr>
      <w:t>用例</w:t>
    </w:r>
    <w:r>
      <w:t>编号：</w:t>
    </w:r>
    <w:r>
      <w:rPr>
        <w:rFonts w:hint="eastAsia" w:eastAsia="宋体"/>
        <w:lang w:eastAsia="zh-CN"/>
      </w:rPr>
      <w:t>Lab</w:t>
    </w:r>
    <w:r>
      <w:rPr>
        <w:rFonts w:hint="eastAsia"/>
        <w:lang w:val="en-US" w:eastAsia="zh-CN"/>
      </w:rPr>
      <w:t>-</w:t>
    </w:r>
    <w:r>
      <w:rPr>
        <w:rFonts w:hint="eastAsia" w:eastAsia="宋体"/>
        <w:color w:val="FF0000"/>
        <w:lang w:eastAsia="zh-CN"/>
      </w:rPr>
      <w:t>20251201003</w:t>
    </w:r>
    <w:r>
      <w:rPr>
        <w:rFonts w:hint="eastAsia"/>
        <w:lang w:val="en-US" w:eastAsia="zh-CN"/>
      </w:rPr>
      <w:t>-DCR</w:t>
    </w:r>
    <w:r>
      <w:t xml:space="preserve">                                               </w:t>
    </w:r>
    <w:r>
      <w:rPr>
        <w:rFonts w:hint="eastAsia"/>
        <w:lang w:val="en-US" w:eastAsia="zh-CN"/>
      </w:rPr>
      <w:t>记录</w:t>
    </w:r>
    <w:r>
      <w:t>版本：V1.0</w:t>
    </w:r>
  </w:p>
  <w:p w14:paraId="4A1C528C">
    <w:pPr>
      <w:numPr>
        <w:ins w:id="0" w:author="Administrator" w:date="2006-08-03T10:51:00Z"/>
      </w:numPr>
      <w:ind w:firstLine="200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5EF2A9">
    <w:pPr>
      <w:ind w:firstLine="480"/>
    </w:pPr>
  </w:p>
  <w:p w14:paraId="158FAF70">
    <w:pPr>
      <w:ind w:firstLine="480"/>
    </w:pPr>
  </w:p>
  <w:p w14:paraId="4F686396">
    <w:pPr>
      <w:ind w:firstLine="480"/>
    </w:pPr>
  </w:p>
  <w:p w14:paraId="08F69805">
    <w:pPr>
      <w:ind w:firstLine="480"/>
    </w:pPr>
  </w:p>
  <w:p w14:paraId="6D210F5B">
    <w:pPr>
      <w:ind w:firstLine="480"/>
    </w:pPr>
  </w:p>
  <w:p w14:paraId="080985B9">
    <w:pPr>
      <w:ind w:firstLine="480"/>
    </w:pPr>
  </w:p>
  <w:p w14:paraId="1EAB4AA4">
    <w:pPr>
      <w:ind w:firstLine="480"/>
    </w:pPr>
  </w:p>
  <w:p w14:paraId="020DDF45">
    <w:pPr>
      <w:ind w:firstLine="480"/>
    </w:pPr>
  </w:p>
  <w:p w14:paraId="2036D0C1">
    <w:pPr>
      <w:ind w:firstLine="480"/>
    </w:pPr>
  </w:p>
  <w:p w14:paraId="3E83618B">
    <w:pPr>
      <w:ind w:firstLine="480"/>
    </w:pPr>
  </w:p>
  <w:p w14:paraId="4928CBF4">
    <w:pPr>
      <w:ind w:firstLine="480"/>
    </w:pPr>
  </w:p>
  <w:p w14:paraId="47E2083E">
    <w:pPr>
      <w:ind w:firstLine="480"/>
    </w:pPr>
  </w:p>
  <w:p w14:paraId="033CE47F">
    <w:pPr>
      <w:ind w:firstLine="480"/>
    </w:pPr>
  </w:p>
  <w:p w14:paraId="092576BC">
    <w:pPr>
      <w:ind w:firstLine="480"/>
    </w:pPr>
  </w:p>
  <w:p w14:paraId="1D04831B">
    <w:pPr>
      <w:ind w:firstLine="480"/>
    </w:pPr>
  </w:p>
  <w:p w14:paraId="302BA36D">
    <w:pPr>
      <w:ind w:firstLine="480"/>
    </w:pPr>
  </w:p>
  <w:p w14:paraId="2E096B97">
    <w:pPr>
      <w:ind w:firstLine="480"/>
    </w:pPr>
  </w:p>
  <w:p w14:paraId="5BA516BC">
    <w:pPr>
      <w:ind w:firstLine="480"/>
    </w:pPr>
  </w:p>
  <w:p w14:paraId="18D08A1D">
    <w:pPr>
      <w:ind w:firstLine="480"/>
    </w:pPr>
  </w:p>
  <w:p w14:paraId="469E2CAB">
    <w:pPr>
      <w:ind w:firstLine="480"/>
    </w:pPr>
  </w:p>
  <w:p w14:paraId="1A8C97C2">
    <w:pPr>
      <w:ind w:firstLine="480"/>
    </w:pPr>
  </w:p>
  <w:p w14:paraId="13664682">
    <w:pPr>
      <w:ind w:firstLine="480"/>
    </w:pPr>
  </w:p>
  <w:p w14:paraId="1D314B53">
    <w:pPr>
      <w:ind w:firstLine="480"/>
    </w:pPr>
  </w:p>
  <w:p w14:paraId="1EFB298B">
    <w:pPr>
      <w:ind w:firstLine="480"/>
    </w:pPr>
  </w:p>
  <w:p w14:paraId="375BEE4A">
    <w:pPr>
      <w:ind w:firstLine="480"/>
    </w:pPr>
  </w:p>
  <w:p w14:paraId="455E5D11">
    <w:pPr>
      <w:ind w:firstLine="480"/>
    </w:pPr>
  </w:p>
  <w:p w14:paraId="53405CAB">
    <w:pPr>
      <w:ind w:firstLine="480"/>
    </w:pPr>
  </w:p>
  <w:p w14:paraId="5E105BAC">
    <w:pPr>
      <w:ind w:firstLine="480"/>
    </w:pPr>
  </w:p>
  <w:p w14:paraId="005108E1">
    <w:pPr>
      <w:ind w:firstLine="480"/>
    </w:pPr>
  </w:p>
  <w:p w14:paraId="18F475B7">
    <w:pPr>
      <w:ind w:firstLine="480"/>
    </w:pPr>
  </w:p>
  <w:p w14:paraId="60001BE9">
    <w:pPr>
      <w:ind w:firstLine="480"/>
    </w:pPr>
  </w:p>
  <w:p w14:paraId="286A5818">
    <w:pPr>
      <w:ind w:firstLine="480"/>
    </w:pPr>
  </w:p>
  <w:p w14:paraId="3B4B1E85">
    <w:pPr>
      <w:ind w:firstLine="480"/>
    </w:pPr>
  </w:p>
  <w:p w14:paraId="3769C40B">
    <w:pPr>
      <w:ind w:firstLine="480"/>
    </w:pPr>
  </w:p>
  <w:p w14:paraId="01106ECB">
    <w:pPr>
      <w:ind w:firstLine="480"/>
    </w:pPr>
  </w:p>
  <w:p w14:paraId="4646EA17">
    <w:pPr>
      <w:ind w:firstLine="480"/>
    </w:pPr>
  </w:p>
  <w:p w14:paraId="152F13AD">
    <w:pPr>
      <w:ind w:firstLine="480"/>
    </w:pPr>
  </w:p>
  <w:p w14:paraId="50FE5982">
    <w:pPr>
      <w:ind w:firstLine="480"/>
    </w:pPr>
  </w:p>
  <w:p w14:paraId="4917194F">
    <w:pPr>
      <w:ind w:firstLine="480"/>
    </w:pPr>
  </w:p>
  <w:p w14:paraId="14D4E9C1">
    <w:pPr>
      <w:ind w:firstLine="480"/>
    </w:pPr>
  </w:p>
  <w:p w14:paraId="29FE1B84">
    <w:pPr>
      <w:ind w:firstLine="480"/>
    </w:pPr>
  </w:p>
  <w:p w14:paraId="2C20DA8C">
    <w:pPr>
      <w:ind w:firstLine="480"/>
    </w:pPr>
  </w:p>
  <w:p w14:paraId="71775BD6">
    <w:pPr>
      <w:ind w:firstLine="480"/>
    </w:pPr>
  </w:p>
  <w:p w14:paraId="7D854EF9">
    <w:pPr>
      <w:ind w:firstLine="480"/>
    </w:pPr>
  </w:p>
  <w:p w14:paraId="747E009F">
    <w:pPr>
      <w:ind w:firstLine="480"/>
    </w:pPr>
  </w:p>
  <w:p w14:paraId="73AFF762">
    <w:pPr>
      <w:ind w:firstLine="480"/>
    </w:pPr>
  </w:p>
  <w:p w14:paraId="371ACF5F">
    <w:pPr>
      <w:ind w:firstLine="480"/>
    </w:pPr>
  </w:p>
  <w:p w14:paraId="325D4D97">
    <w:pPr>
      <w:ind w:firstLine="480"/>
    </w:pPr>
  </w:p>
  <w:p w14:paraId="5DE3C3DA">
    <w:pPr>
      <w:ind w:firstLine="480"/>
    </w:pPr>
  </w:p>
  <w:p w14:paraId="38F8FDE8">
    <w:pPr>
      <w:ind w:firstLine="480"/>
    </w:pPr>
  </w:p>
  <w:p w14:paraId="280D67AA">
    <w:pPr>
      <w:ind w:firstLine="480"/>
    </w:pPr>
  </w:p>
  <w:p w14:paraId="272E23B2">
    <w:pPr>
      <w:ind w:firstLine="480"/>
    </w:pPr>
  </w:p>
  <w:p w14:paraId="3344CCAC">
    <w:pPr>
      <w:ind w:firstLine="480"/>
    </w:pPr>
  </w:p>
  <w:p w14:paraId="2890941D">
    <w:pPr>
      <w:ind w:firstLine="480"/>
    </w:pPr>
  </w:p>
  <w:p w14:paraId="1D2C5CC7">
    <w:pPr>
      <w:ind w:firstLine="480"/>
    </w:pPr>
  </w:p>
  <w:p w14:paraId="67E42A99">
    <w:pPr>
      <w:ind w:firstLine="480"/>
    </w:pPr>
  </w:p>
  <w:p w14:paraId="550BB2EE">
    <w:pPr>
      <w:ind w:firstLine="480"/>
    </w:pPr>
  </w:p>
  <w:p w14:paraId="4C4CBDD5">
    <w:pPr>
      <w:ind w:firstLine="480"/>
    </w:pPr>
  </w:p>
  <w:p w14:paraId="2A03D1D8">
    <w:pPr>
      <w:ind w:firstLine="480"/>
    </w:pPr>
  </w:p>
  <w:p w14:paraId="542235A4">
    <w:pPr>
      <w:ind w:firstLine="480"/>
    </w:pPr>
  </w:p>
  <w:p w14:paraId="14B2BC6B">
    <w:pPr>
      <w:ind w:firstLine="480"/>
    </w:pPr>
  </w:p>
  <w:p w14:paraId="1B12A6C1">
    <w:pPr>
      <w:ind w:firstLine="480"/>
    </w:pPr>
  </w:p>
  <w:p w14:paraId="5FEDF9DA">
    <w:pPr>
      <w:ind w:firstLine="480"/>
    </w:pPr>
  </w:p>
  <w:p w14:paraId="4B9F1E11">
    <w:pPr>
      <w:ind w:firstLine="480"/>
    </w:pPr>
  </w:p>
  <w:p w14:paraId="1EE0936E">
    <w:pPr>
      <w:ind w:firstLine="480"/>
    </w:pPr>
  </w:p>
  <w:p w14:paraId="78773D6F">
    <w:pPr>
      <w:ind w:firstLine="480"/>
    </w:pPr>
  </w:p>
  <w:p w14:paraId="01D556E7">
    <w:pPr>
      <w:ind w:firstLine="480"/>
    </w:pPr>
  </w:p>
  <w:p w14:paraId="2589EB46">
    <w:pPr>
      <w:ind w:firstLine="480"/>
    </w:pPr>
  </w:p>
  <w:p w14:paraId="52E13F58">
    <w:pPr>
      <w:ind w:firstLine="480"/>
    </w:pPr>
  </w:p>
  <w:p w14:paraId="62421134">
    <w:pPr>
      <w:ind w:firstLine="480"/>
    </w:pPr>
  </w:p>
  <w:p w14:paraId="14A8DE84">
    <w:pPr>
      <w:ind w:firstLine="480"/>
    </w:pPr>
  </w:p>
  <w:p w14:paraId="569CBE64">
    <w:pPr>
      <w:ind w:firstLine="480"/>
    </w:pPr>
  </w:p>
  <w:p w14:paraId="5771628E">
    <w:pPr>
      <w:numPr>
        <w:ins w:id="1" w:author="Administrator" w:date="2006-08-03T10:51:00Z"/>
      </w:numPr>
      <w:ind w:firstLine="480"/>
    </w:pPr>
  </w:p>
  <w:p w14:paraId="7745A67D">
    <w:pPr>
      <w:numPr>
        <w:ins w:id="2" w:author="Administrator" w:date="2006-08-03T10:51:00Z"/>
      </w:numPr>
      <w:ind w:firstLine="480"/>
    </w:pPr>
  </w:p>
  <w:p w14:paraId="4C06CF11">
    <w:pPr>
      <w:numPr>
        <w:ins w:id="3" w:author="Administrator" w:date="2006-08-03T10:51:00Z"/>
      </w:numPr>
      <w:ind w:firstLine="480"/>
    </w:pPr>
  </w:p>
  <w:p w14:paraId="7A2EA8BE">
    <w:pPr>
      <w:numPr>
        <w:ins w:id="4" w:author="Administrator" w:date="2006-08-03T10:51:00Z"/>
      </w:numPr>
      <w:ind w:firstLine="480"/>
    </w:pPr>
  </w:p>
  <w:p w14:paraId="6715197A">
    <w:pPr>
      <w:numPr>
        <w:ins w:id="5" w:author="Administrator" w:date="2006-08-03T10:51:00Z"/>
      </w:numPr>
      <w:ind w:firstLine="480"/>
    </w:pPr>
  </w:p>
  <w:p w14:paraId="70481CDF">
    <w:pPr>
      <w:numPr>
        <w:ins w:id="6" w:author="Administrator" w:date="2006-08-03T10:51:00Z"/>
      </w:numPr>
      <w:ind w:firstLine="480"/>
    </w:pPr>
  </w:p>
  <w:p w14:paraId="72A7D78C">
    <w:pPr>
      <w:numPr>
        <w:ins w:id="7" w:author="Administrator" w:date="2006-08-03T10:51:00Z"/>
      </w:numPr>
      <w:ind w:firstLine="480"/>
    </w:pPr>
  </w:p>
  <w:p w14:paraId="1A708EA8">
    <w:pPr>
      <w:numPr>
        <w:ins w:id="8" w:author="Administrator" w:date="2006-08-03T10:51:00Z"/>
      </w:numPr>
      <w:ind w:firstLine="480"/>
    </w:pPr>
  </w:p>
  <w:p w14:paraId="73418009">
    <w:pPr>
      <w:numPr>
        <w:ins w:id="9" w:author="Administrator" w:date="2006-08-03T10:51:00Z"/>
      </w:numPr>
      <w:ind w:firstLine="480"/>
    </w:pPr>
  </w:p>
  <w:p w14:paraId="633C6804">
    <w:pPr>
      <w:numPr>
        <w:ins w:id="10" w:author="Administrator" w:date="2006-08-03T10:51:00Z"/>
      </w:numPr>
      <w:ind w:firstLine="480"/>
    </w:pPr>
  </w:p>
  <w:p w14:paraId="5B7850BA">
    <w:pPr>
      <w:numPr>
        <w:ins w:id="11" w:author="Administrator" w:date="2006-08-03T10:51:00Z"/>
      </w:numPr>
      <w:ind w:firstLine="480"/>
    </w:pPr>
  </w:p>
  <w:p w14:paraId="0CE80ACC">
    <w:pPr>
      <w:numPr>
        <w:ins w:id="12" w:author="Administrator" w:date="2006-08-03T10:51:00Z"/>
      </w:numPr>
      <w:ind w:firstLine="480"/>
    </w:pPr>
  </w:p>
  <w:p w14:paraId="6DFBFBB7">
    <w:pPr>
      <w:numPr>
        <w:ins w:id="13" w:author="Administrator" w:date="2006-08-03T10:51:00Z"/>
      </w:numPr>
      <w:ind w:firstLine="480"/>
    </w:pPr>
  </w:p>
  <w:p w14:paraId="402A6BBC">
    <w:pPr>
      <w:numPr>
        <w:ins w:id="14" w:author="Administrator" w:date="2006-08-03T10:51:00Z"/>
      </w:numPr>
      <w:ind w:firstLine="480"/>
    </w:pPr>
  </w:p>
  <w:p w14:paraId="632F6A1E">
    <w:pPr>
      <w:numPr>
        <w:ins w:id="15" w:author="Administrator" w:date="2006-08-03T10:51:00Z"/>
      </w:numPr>
      <w:ind w:firstLine="480"/>
    </w:pPr>
  </w:p>
  <w:p w14:paraId="3DEAD2FF">
    <w:pPr>
      <w:numPr>
        <w:ins w:id="16" w:author="Administrator" w:date="2006-08-03T10:51:00Z"/>
      </w:numPr>
      <w:ind w:firstLine="480"/>
    </w:pPr>
  </w:p>
  <w:p w14:paraId="75262D77">
    <w:pPr>
      <w:numPr>
        <w:ins w:id="17" w:author="Administrator" w:date="2006-08-03T10:51:00Z"/>
      </w:numPr>
      <w:ind w:firstLine="48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78E357"/>
    <w:multiLevelType w:val="multilevel"/>
    <w:tmpl w:val="A778E357"/>
    <w:lvl w:ilvl="0" w:tentative="0">
      <w:start w:val="1"/>
      <w:numFmt w:val="decimal"/>
      <w:pStyle w:val="3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4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5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6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7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8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9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10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1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4E531D1E"/>
    <w:multiLevelType w:val="multilevel"/>
    <w:tmpl w:val="4E531D1E"/>
    <w:lvl w:ilvl="0" w:tentative="0">
      <w:start w:val="1"/>
      <w:numFmt w:val="chineseCountingThousand"/>
      <w:pStyle w:val="44"/>
      <w:lvlText w:val="(%1)"/>
      <w:lvlJc w:val="left"/>
      <w:pPr>
        <w:tabs>
          <w:tab w:val="left" w:pos="900"/>
        </w:tabs>
        <w:ind w:left="900" w:hanging="420"/>
      </w:pPr>
    </w:lvl>
    <w:lvl w:ilvl="1" w:tentative="0">
      <w:start w:val="1"/>
      <w:numFmt w:val="lowerLetter"/>
      <w:lvlText w:val="%2)"/>
      <w:lvlJc w:val="left"/>
      <w:pPr>
        <w:tabs>
          <w:tab w:val="left" w:pos="1320"/>
        </w:tabs>
        <w:ind w:left="132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740"/>
        </w:tabs>
        <w:ind w:left="1740" w:hanging="420"/>
      </w:pPr>
    </w:lvl>
    <w:lvl w:ilvl="3" w:tentative="0">
      <w:start w:val="1"/>
      <w:numFmt w:val="decimal"/>
      <w:lvlText w:val="%4."/>
      <w:lvlJc w:val="left"/>
      <w:pPr>
        <w:tabs>
          <w:tab w:val="left" w:pos="2160"/>
        </w:tabs>
        <w:ind w:left="216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580"/>
        </w:tabs>
        <w:ind w:left="258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3000"/>
        </w:tabs>
        <w:ind w:left="3000" w:hanging="420"/>
      </w:pPr>
    </w:lvl>
    <w:lvl w:ilvl="6" w:tentative="0">
      <w:start w:val="1"/>
      <w:numFmt w:val="decimal"/>
      <w:lvlText w:val="%7."/>
      <w:lvlJc w:val="left"/>
      <w:pPr>
        <w:tabs>
          <w:tab w:val="left" w:pos="3420"/>
        </w:tabs>
        <w:ind w:left="342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840"/>
        </w:tabs>
        <w:ind w:left="384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260"/>
        </w:tabs>
        <w:ind w:left="4260" w:hanging="420"/>
      </w:pPr>
    </w:lvl>
  </w:abstractNum>
  <w:num w:numId="1">
    <w:abstractNumId w:val="0"/>
  </w:num>
  <w:num w:numId="2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Administrator">
    <w15:presenceInfo w15:providerId="None" w15:userId="Administrato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M5MzllNzA4ZmU3N2ZhMzAwZTc0NDY5ZjBlYWJlYmQifQ=="/>
  </w:docVars>
  <w:rsids>
    <w:rsidRoot w:val="003C5D1A"/>
    <w:rsid w:val="00007DCE"/>
    <w:rsid w:val="000102ED"/>
    <w:rsid w:val="00012DE1"/>
    <w:rsid w:val="0001339F"/>
    <w:rsid w:val="000207A5"/>
    <w:rsid w:val="00023407"/>
    <w:rsid w:val="00024B60"/>
    <w:rsid w:val="0002598F"/>
    <w:rsid w:val="000279B7"/>
    <w:rsid w:val="00030DDB"/>
    <w:rsid w:val="00036FA8"/>
    <w:rsid w:val="00037185"/>
    <w:rsid w:val="000379F6"/>
    <w:rsid w:val="000438EC"/>
    <w:rsid w:val="000446BE"/>
    <w:rsid w:val="000521B2"/>
    <w:rsid w:val="000559F9"/>
    <w:rsid w:val="000565B4"/>
    <w:rsid w:val="00056B27"/>
    <w:rsid w:val="00057789"/>
    <w:rsid w:val="0006094D"/>
    <w:rsid w:val="000655D1"/>
    <w:rsid w:val="00080619"/>
    <w:rsid w:val="00081F4A"/>
    <w:rsid w:val="00083C71"/>
    <w:rsid w:val="00090943"/>
    <w:rsid w:val="0009347C"/>
    <w:rsid w:val="000952BC"/>
    <w:rsid w:val="00097C3B"/>
    <w:rsid w:val="000A1A73"/>
    <w:rsid w:val="000A6792"/>
    <w:rsid w:val="000A6A8E"/>
    <w:rsid w:val="000B19F7"/>
    <w:rsid w:val="000B2744"/>
    <w:rsid w:val="000B3AC2"/>
    <w:rsid w:val="000C281E"/>
    <w:rsid w:val="000C2EE3"/>
    <w:rsid w:val="000D083C"/>
    <w:rsid w:val="000D1A49"/>
    <w:rsid w:val="000D24B2"/>
    <w:rsid w:val="000D5864"/>
    <w:rsid w:val="000E49D9"/>
    <w:rsid w:val="000F14C5"/>
    <w:rsid w:val="000F492A"/>
    <w:rsid w:val="000F4B3F"/>
    <w:rsid w:val="000F5215"/>
    <w:rsid w:val="000F666B"/>
    <w:rsid w:val="000F6E3F"/>
    <w:rsid w:val="000F7DC3"/>
    <w:rsid w:val="00107CBC"/>
    <w:rsid w:val="00115384"/>
    <w:rsid w:val="0011754C"/>
    <w:rsid w:val="00121CDD"/>
    <w:rsid w:val="00122303"/>
    <w:rsid w:val="001247DB"/>
    <w:rsid w:val="00124E4A"/>
    <w:rsid w:val="001251D1"/>
    <w:rsid w:val="001318C3"/>
    <w:rsid w:val="00132F52"/>
    <w:rsid w:val="00135341"/>
    <w:rsid w:val="0013629A"/>
    <w:rsid w:val="0013691B"/>
    <w:rsid w:val="00150D22"/>
    <w:rsid w:val="00152ADF"/>
    <w:rsid w:val="00161C42"/>
    <w:rsid w:val="001722CC"/>
    <w:rsid w:val="00177E75"/>
    <w:rsid w:val="00183CF9"/>
    <w:rsid w:val="001865C3"/>
    <w:rsid w:val="001868F7"/>
    <w:rsid w:val="00193A9B"/>
    <w:rsid w:val="00196511"/>
    <w:rsid w:val="001B0DDD"/>
    <w:rsid w:val="001B1FB1"/>
    <w:rsid w:val="001B3FB7"/>
    <w:rsid w:val="001C25FF"/>
    <w:rsid w:val="001C48D5"/>
    <w:rsid w:val="001C5665"/>
    <w:rsid w:val="001D0DAE"/>
    <w:rsid w:val="001D5D1F"/>
    <w:rsid w:val="001E3E14"/>
    <w:rsid w:val="001E4606"/>
    <w:rsid w:val="001E4B8D"/>
    <w:rsid w:val="001E5BD4"/>
    <w:rsid w:val="001E7B2E"/>
    <w:rsid w:val="001F24BB"/>
    <w:rsid w:val="001F6EB1"/>
    <w:rsid w:val="00201F0B"/>
    <w:rsid w:val="002039DE"/>
    <w:rsid w:val="00205FBA"/>
    <w:rsid w:val="002062A3"/>
    <w:rsid w:val="0020641A"/>
    <w:rsid w:val="00217A24"/>
    <w:rsid w:val="00220946"/>
    <w:rsid w:val="00223561"/>
    <w:rsid w:val="00224B00"/>
    <w:rsid w:val="00234698"/>
    <w:rsid w:val="00235B1C"/>
    <w:rsid w:val="0024393E"/>
    <w:rsid w:val="0024693C"/>
    <w:rsid w:val="00262C55"/>
    <w:rsid w:val="0026617F"/>
    <w:rsid w:val="00275C7C"/>
    <w:rsid w:val="00277404"/>
    <w:rsid w:val="0028456F"/>
    <w:rsid w:val="0028786C"/>
    <w:rsid w:val="00287D86"/>
    <w:rsid w:val="0029196B"/>
    <w:rsid w:val="002919AE"/>
    <w:rsid w:val="00295D90"/>
    <w:rsid w:val="002A6AC3"/>
    <w:rsid w:val="002B2401"/>
    <w:rsid w:val="002C030B"/>
    <w:rsid w:val="002C3C32"/>
    <w:rsid w:val="002E26A3"/>
    <w:rsid w:val="002E2E36"/>
    <w:rsid w:val="002E53BF"/>
    <w:rsid w:val="003018C2"/>
    <w:rsid w:val="0031167D"/>
    <w:rsid w:val="00313674"/>
    <w:rsid w:val="00313C6F"/>
    <w:rsid w:val="003164E7"/>
    <w:rsid w:val="00316A71"/>
    <w:rsid w:val="00325829"/>
    <w:rsid w:val="0032624D"/>
    <w:rsid w:val="00343840"/>
    <w:rsid w:val="00343B89"/>
    <w:rsid w:val="00347399"/>
    <w:rsid w:val="00356178"/>
    <w:rsid w:val="00361B92"/>
    <w:rsid w:val="003626F1"/>
    <w:rsid w:val="00363611"/>
    <w:rsid w:val="00373867"/>
    <w:rsid w:val="00374497"/>
    <w:rsid w:val="0037699C"/>
    <w:rsid w:val="003846C0"/>
    <w:rsid w:val="00387A5D"/>
    <w:rsid w:val="003943AE"/>
    <w:rsid w:val="00396F1C"/>
    <w:rsid w:val="003B340C"/>
    <w:rsid w:val="003B40E3"/>
    <w:rsid w:val="003B6225"/>
    <w:rsid w:val="003B6FAC"/>
    <w:rsid w:val="003C00FC"/>
    <w:rsid w:val="003C31D6"/>
    <w:rsid w:val="003C596D"/>
    <w:rsid w:val="003C5D1A"/>
    <w:rsid w:val="003D2AA8"/>
    <w:rsid w:val="003E427D"/>
    <w:rsid w:val="004035A7"/>
    <w:rsid w:val="00403AE1"/>
    <w:rsid w:val="00412FE3"/>
    <w:rsid w:val="00431D60"/>
    <w:rsid w:val="0043376E"/>
    <w:rsid w:val="004407C1"/>
    <w:rsid w:val="00442DD5"/>
    <w:rsid w:val="004467D5"/>
    <w:rsid w:val="00446AA5"/>
    <w:rsid w:val="00446B2D"/>
    <w:rsid w:val="00450635"/>
    <w:rsid w:val="00456BF5"/>
    <w:rsid w:val="00460C59"/>
    <w:rsid w:val="00462F00"/>
    <w:rsid w:val="004631DD"/>
    <w:rsid w:val="0046749C"/>
    <w:rsid w:val="00474124"/>
    <w:rsid w:val="00480A84"/>
    <w:rsid w:val="00484368"/>
    <w:rsid w:val="0049028F"/>
    <w:rsid w:val="004A204D"/>
    <w:rsid w:val="004A59D2"/>
    <w:rsid w:val="004A6810"/>
    <w:rsid w:val="004A70FC"/>
    <w:rsid w:val="004B1050"/>
    <w:rsid w:val="004B4388"/>
    <w:rsid w:val="004B45E0"/>
    <w:rsid w:val="004C129E"/>
    <w:rsid w:val="004C1D65"/>
    <w:rsid w:val="004C649D"/>
    <w:rsid w:val="004C6F2F"/>
    <w:rsid w:val="004D3D0D"/>
    <w:rsid w:val="005007F5"/>
    <w:rsid w:val="005070AB"/>
    <w:rsid w:val="00507AFC"/>
    <w:rsid w:val="00507EF3"/>
    <w:rsid w:val="00510AEA"/>
    <w:rsid w:val="005133DC"/>
    <w:rsid w:val="00515E6D"/>
    <w:rsid w:val="005227C9"/>
    <w:rsid w:val="005240DC"/>
    <w:rsid w:val="00542219"/>
    <w:rsid w:val="00543684"/>
    <w:rsid w:val="00561424"/>
    <w:rsid w:val="00562CF1"/>
    <w:rsid w:val="0056475F"/>
    <w:rsid w:val="00565EFB"/>
    <w:rsid w:val="00566791"/>
    <w:rsid w:val="00577074"/>
    <w:rsid w:val="0057783D"/>
    <w:rsid w:val="00577B93"/>
    <w:rsid w:val="0059342D"/>
    <w:rsid w:val="005B255B"/>
    <w:rsid w:val="005B7C0A"/>
    <w:rsid w:val="005C0BFB"/>
    <w:rsid w:val="005D38EF"/>
    <w:rsid w:val="005E341F"/>
    <w:rsid w:val="005E3F68"/>
    <w:rsid w:val="005F4A4C"/>
    <w:rsid w:val="006134E8"/>
    <w:rsid w:val="0061544B"/>
    <w:rsid w:val="00615C28"/>
    <w:rsid w:val="00617073"/>
    <w:rsid w:val="00617618"/>
    <w:rsid w:val="006213B0"/>
    <w:rsid w:val="00623E68"/>
    <w:rsid w:val="006261F5"/>
    <w:rsid w:val="00643271"/>
    <w:rsid w:val="00644998"/>
    <w:rsid w:val="00644E80"/>
    <w:rsid w:val="00651952"/>
    <w:rsid w:val="006532D7"/>
    <w:rsid w:val="006546BA"/>
    <w:rsid w:val="00655935"/>
    <w:rsid w:val="00670F27"/>
    <w:rsid w:val="00671401"/>
    <w:rsid w:val="0067613F"/>
    <w:rsid w:val="00676E77"/>
    <w:rsid w:val="00677F9C"/>
    <w:rsid w:val="006803D8"/>
    <w:rsid w:val="00681548"/>
    <w:rsid w:val="00681FD6"/>
    <w:rsid w:val="00684F96"/>
    <w:rsid w:val="006859C1"/>
    <w:rsid w:val="006871DA"/>
    <w:rsid w:val="006923A2"/>
    <w:rsid w:val="0069622B"/>
    <w:rsid w:val="00696E23"/>
    <w:rsid w:val="006B017B"/>
    <w:rsid w:val="006B3B25"/>
    <w:rsid w:val="006C03C2"/>
    <w:rsid w:val="006C7494"/>
    <w:rsid w:val="006D5253"/>
    <w:rsid w:val="006E2427"/>
    <w:rsid w:val="00710D84"/>
    <w:rsid w:val="00713CAC"/>
    <w:rsid w:val="00722890"/>
    <w:rsid w:val="007249A6"/>
    <w:rsid w:val="007265D7"/>
    <w:rsid w:val="00742F9B"/>
    <w:rsid w:val="00744411"/>
    <w:rsid w:val="00766B80"/>
    <w:rsid w:val="00770C33"/>
    <w:rsid w:val="007773B4"/>
    <w:rsid w:val="00777AFA"/>
    <w:rsid w:val="00783179"/>
    <w:rsid w:val="00783BE5"/>
    <w:rsid w:val="00796040"/>
    <w:rsid w:val="00796D11"/>
    <w:rsid w:val="007A76D5"/>
    <w:rsid w:val="007B1C66"/>
    <w:rsid w:val="007B7F51"/>
    <w:rsid w:val="007C6D1C"/>
    <w:rsid w:val="007C7D71"/>
    <w:rsid w:val="007C7F32"/>
    <w:rsid w:val="007D1155"/>
    <w:rsid w:val="007D3B1B"/>
    <w:rsid w:val="007D5737"/>
    <w:rsid w:val="007D61D4"/>
    <w:rsid w:val="007E0108"/>
    <w:rsid w:val="007E2C1F"/>
    <w:rsid w:val="007E3456"/>
    <w:rsid w:val="007F4DAD"/>
    <w:rsid w:val="00804D3A"/>
    <w:rsid w:val="00806334"/>
    <w:rsid w:val="00807FE9"/>
    <w:rsid w:val="008115CE"/>
    <w:rsid w:val="00812523"/>
    <w:rsid w:val="008168F8"/>
    <w:rsid w:val="008221DD"/>
    <w:rsid w:val="00836148"/>
    <w:rsid w:val="00837677"/>
    <w:rsid w:val="008431D0"/>
    <w:rsid w:val="008466E6"/>
    <w:rsid w:val="00846CC4"/>
    <w:rsid w:val="00854AAF"/>
    <w:rsid w:val="00861C43"/>
    <w:rsid w:val="008638DB"/>
    <w:rsid w:val="0087250B"/>
    <w:rsid w:val="008735AC"/>
    <w:rsid w:val="0087395E"/>
    <w:rsid w:val="00877E9F"/>
    <w:rsid w:val="00877EAF"/>
    <w:rsid w:val="0088306E"/>
    <w:rsid w:val="008867C1"/>
    <w:rsid w:val="00887A2B"/>
    <w:rsid w:val="008924F8"/>
    <w:rsid w:val="00894B5B"/>
    <w:rsid w:val="00896D69"/>
    <w:rsid w:val="008A6A49"/>
    <w:rsid w:val="008A6A59"/>
    <w:rsid w:val="008B0642"/>
    <w:rsid w:val="008B1CD6"/>
    <w:rsid w:val="008B2757"/>
    <w:rsid w:val="008B499F"/>
    <w:rsid w:val="008C2238"/>
    <w:rsid w:val="008E50BB"/>
    <w:rsid w:val="008E7B5E"/>
    <w:rsid w:val="008F13F3"/>
    <w:rsid w:val="008F339E"/>
    <w:rsid w:val="008F37DB"/>
    <w:rsid w:val="008F3C94"/>
    <w:rsid w:val="009235E2"/>
    <w:rsid w:val="00924D04"/>
    <w:rsid w:val="00927B41"/>
    <w:rsid w:val="00930AB2"/>
    <w:rsid w:val="00930E42"/>
    <w:rsid w:val="00933822"/>
    <w:rsid w:val="00936B0B"/>
    <w:rsid w:val="009377D8"/>
    <w:rsid w:val="00942E08"/>
    <w:rsid w:val="00943E98"/>
    <w:rsid w:val="00946BD0"/>
    <w:rsid w:val="00953BDC"/>
    <w:rsid w:val="009711AA"/>
    <w:rsid w:val="00984AD5"/>
    <w:rsid w:val="00993C6C"/>
    <w:rsid w:val="009953DA"/>
    <w:rsid w:val="009A0450"/>
    <w:rsid w:val="009A0AC7"/>
    <w:rsid w:val="009A3A1E"/>
    <w:rsid w:val="009B12D0"/>
    <w:rsid w:val="009B3796"/>
    <w:rsid w:val="009B5004"/>
    <w:rsid w:val="009B5697"/>
    <w:rsid w:val="009C0229"/>
    <w:rsid w:val="009C30D8"/>
    <w:rsid w:val="009C44C4"/>
    <w:rsid w:val="009D39B4"/>
    <w:rsid w:val="009D620C"/>
    <w:rsid w:val="009E0BEA"/>
    <w:rsid w:val="009E7A85"/>
    <w:rsid w:val="009E7CE0"/>
    <w:rsid w:val="00A13353"/>
    <w:rsid w:val="00A15873"/>
    <w:rsid w:val="00A26C3E"/>
    <w:rsid w:val="00A334AF"/>
    <w:rsid w:val="00A34A03"/>
    <w:rsid w:val="00A46614"/>
    <w:rsid w:val="00A55052"/>
    <w:rsid w:val="00A60796"/>
    <w:rsid w:val="00A64E9B"/>
    <w:rsid w:val="00A65EB5"/>
    <w:rsid w:val="00A7120C"/>
    <w:rsid w:val="00A839EC"/>
    <w:rsid w:val="00A8419F"/>
    <w:rsid w:val="00A931F0"/>
    <w:rsid w:val="00A97BD5"/>
    <w:rsid w:val="00AA3D45"/>
    <w:rsid w:val="00AA4F8B"/>
    <w:rsid w:val="00AB1443"/>
    <w:rsid w:val="00AB1D0D"/>
    <w:rsid w:val="00AB1F81"/>
    <w:rsid w:val="00AB7FFE"/>
    <w:rsid w:val="00AC2904"/>
    <w:rsid w:val="00AC3C63"/>
    <w:rsid w:val="00AC4275"/>
    <w:rsid w:val="00AD012A"/>
    <w:rsid w:val="00AD1E9A"/>
    <w:rsid w:val="00AE696D"/>
    <w:rsid w:val="00AE71D2"/>
    <w:rsid w:val="00AF05FD"/>
    <w:rsid w:val="00AF2E26"/>
    <w:rsid w:val="00B019EA"/>
    <w:rsid w:val="00B10258"/>
    <w:rsid w:val="00B11ACD"/>
    <w:rsid w:val="00B1597C"/>
    <w:rsid w:val="00B216BB"/>
    <w:rsid w:val="00B266C1"/>
    <w:rsid w:val="00B31635"/>
    <w:rsid w:val="00B316C0"/>
    <w:rsid w:val="00B332CB"/>
    <w:rsid w:val="00B35117"/>
    <w:rsid w:val="00B44FC0"/>
    <w:rsid w:val="00B45907"/>
    <w:rsid w:val="00B5063E"/>
    <w:rsid w:val="00B50867"/>
    <w:rsid w:val="00B56420"/>
    <w:rsid w:val="00B61DC0"/>
    <w:rsid w:val="00B744C8"/>
    <w:rsid w:val="00B83B72"/>
    <w:rsid w:val="00B92238"/>
    <w:rsid w:val="00BA2170"/>
    <w:rsid w:val="00BB1389"/>
    <w:rsid w:val="00BB73F1"/>
    <w:rsid w:val="00BC4CBE"/>
    <w:rsid w:val="00BE0091"/>
    <w:rsid w:val="00BE4DDE"/>
    <w:rsid w:val="00BE7149"/>
    <w:rsid w:val="00BF0611"/>
    <w:rsid w:val="00BF1266"/>
    <w:rsid w:val="00BF7A1F"/>
    <w:rsid w:val="00C10BB7"/>
    <w:rsid w:val="00C15397"/>
    <w:rsid w:val="00C15666"/>
    <w:rsid w:val="00C272C2"/>
    <w:rsid w:val="00C30965"/>
    <w:rsid w:val="00C32719"/>
    <w:rsid w:val="00C335BC"/>
    <w:rsid w:val="00C3597C"/>
    <w:rsid w:val="00C44019"/>
    <w:rsid w:val="00C45EEA"/>
    <w:rsid w:val="00C462D1"/>
    <w:rsid w:val="00C52765"/>
    <w:rsid w:val="00C5435D"/>
    <w:rsid w:val="00C5462E"/>
    <w:rsid w:val="00C602B1"/>
    <w:rsid w:val="00C62117"/>
    <w:rsid w:val="00C90467"/>
    <w:rsid w:val="00C912B0"/>
    <w:rsid w:val="00C9225B"/>
    <w:rsid w:val="00C9311D"/>
    <w:rsid w:val="00C945FB"/>
    <w:rsid w:val="00CA3F4B"/>
    <w:rsid w:val="00CA6ACB"/>
    <w:rsid w:val="00CB5928"/>
    <w:rsid w:val="00CB78E7"/>
    <w:rsid w:val="00CC09E6"/>
    <w:rsid w:val="00CC21F0"/>
    <w:rsid w:val="00CD0F97"/>
    <w:rsid w:val="00CD6F4D"/>
    <w:rsid w:val="00CE4577"/>
    <w:rsid w:val="00CE6877"/>
    <w:rsid w:val="00CE7204"/>
    <w:rsid w:val="00CE7B20"/>
    <w:rsid w:val="00CF168C"/>
    <w:rsid w:val="00CF17C0"/>
    <w:rsid w:val="00CF2921"/>
    <w:rsid w:val="00CF731E"/>
    <w:rsid w:val="00D15A7B"/>
    <w:rsid w:val="00D1681C"/>
    <w:rsid w:val="00D26EFC"/>
    <w:rsid w:val="00D27024"/>
    <w:rsid w:val="00D27DB2"/>
    <w:rsid w:val="00D3088C"/>
    <w:rsid w:val="00D315B4"/>
    <w:rsid w:val="00D457F4"/>
    <w:rsid w:val="00D47BC4"/>
    <w:rsid w:val="00D565BC"/>
    <w:rsid w:val="00D56B2E"/>
    <w:rsid w:val="00D60CD1"/>
    <w:rsid w:val="00D64800"/>
    <w:rsid w:val="00D64828"/>
    <w:rsid w:val="00D70138"/>
    <w:rsid w:val="00D709C8"/>
    <w:rsid w:val="00D7468A"/>
    <w:rsid w:val="00D74E49"/>
    <w:rsid w:val="00D74F44"/>
    <w:rsid w:val="00D75D38"/>
    <w:rsid w:val="00D86688"/>
    <w:rsid w:val="00DA25A0"/>
    <w:rsid w:val="00DA657C"/>
    <w:rsid w:val="00DC3736"/>
    <w:rsid w:val="00DC3E5C"/>
    <w:rsid w:val="00DC4B77"/>
    <w:rsid w:val="00DC5D1B"/>
    <w:rsid w:val="00DE0D8C"/>
    <w:rsid w:val="00DE16E6"/>
    <w:rsid w:val="00DF1C00"/>
    <w:rsid w:val="00DF2000"/>
    <w:rsid w:val="00E03DD0"/>
    <w:rsid w:val="00E065F1"/>
    <w:rsid w:val="00E0669C"/>
    <w:rsid w:val="00E14FB4"/>
    <w:rsid w:val="00E205F7"/>
    <w:rsid w:val="00E226E7"/>
    <w:rsid w:val="00E26CCD"/>
    <w:rsid w:val="00E30402"/>
    <w:rsid w:val="00E310A7"/>
    <w:rsid w:val="00E32384"/>
    <w:rsid w:val="00E41F54"/>
    <w:rsid w:val="00E45529"/>
    <w:rsid w:val="00E46592"/>
    <w:rsid w:val="00E46A7B"/>
    <w:rsid w:val="00E631D0"/>
    <w:rsid w:val="00E77824"/>
    <w:rsid w:val="00E81795"/>
    <w:rsid w:val="00E861DE"/>
    <w:rsid w:val="00E86E0E"/>
    <w:rsid w:val="00EA61F3"/>
    <w:rsid w:val="00EB1D95"/>
    <w:rsid w:val="00EC56DA"/>
    <w:rsid w:val="00EC6EB6"/>
    <w:rsid w:val="00ED2742"/>
    <w:rsid w:val="00ED395C"/>
    <w:rsid w:val="00EE41A1"/>
    <w:rsid w:val="00EE444D"/>
    <w:rsid w:val="00EE5F11"/>
    <w:rsid w:val="00EE7B61"/>
    <w:rsid w:val="00EF3FD2"/>
    <w:rsid w:val="00EF4C47"/>
    <w:rsid w:val="00EF778C"/>
    <w:rsid w:val="00F00F0E"/>
    <w:rsid w:val="00F04438"/>
    <w:rsid w:val="00F05105"/>
    <w:rsid w:val="00F076F6"/>
    <w:rsid w:val="00F10662"/>
    <w:rsid w:val="00F1185E"/>
    <w:rsid w:val="00F14CA7"/>
    <w:rsid w:val="00F16302"/>
    <w:rsid w:val="00F2104F"/>
    <w:rsid w:val="00F2442A"/>
    <w:rsid w:val="00F3782B"/>
    <w:rsid w:val="00F37E55"/>
    <w:rsid w:val="00F4283B"/>
    <w:rsid w:val="00F4531C"/>
    <w:rsid w:val="00F545C7"/>
    <w:rsid w:val="00F5524E"/>
    <w:rsid w:val="00F5636F"/>
    <w:rsid w:val="00F56C26"/>
    <w:rsid w:val="00F679DE"/>
    <w:rsid w:val="00F67E8D"/>
    <w:rsid w:val="00F70E06"/>
    <w:rsid w:val="00F81B63"/>
    <w:rsid w:val="00F82D86"/>
    <w:rsid w:val="00F832B2"/>
    <w:rsid w:val="00F847E2"/>
    <w:rsid w:val="00F9264E"/>
    <w:rsid w:val="00F93459"/>
    <w:rsid w:val="00F958CC"/>
    <w:rsid w:val="00F976E7"/>
    <w:rsid w:val="00FA3899"/>
    <w:rsid w:val="00FA5EE9"/>
    <w:rsid w:val="00FC3CE6"/>
    <w:rsid w:val="00FC4B74"/>
    <w:rsid w:val="00FC4E9D"/>
    <w:rsid w:val="00FC50B1"/>
    <w:rsid w:val="00FE0052"/>
    <w:rsid w:val="00FE2EAB"/>
    <w:rsid w:val="00FE53BF"/>
    <w:rsid w:val="00FE7149"/>
    <w:rsid w:val="00FF0D5B"/>
    <w:rsid w:val="00FF5D93"/>
    <w:rsid w:val="011940A9"/>
    <w:rsid w:val="01303C66"/>
    <w:rsid w:val="01476E17"/>
    <w:rsid w:val="014C573D"/>
    <w:rsid w:val="016F697C"/>
    <w:rsid w:val="018D691B"/>
    <w:rsid w:val="01A156E5"/>
    <w:rsid w:val="01C330FD"/>
    <w:rsid w:val="01CD28D7"/>
    <w:rsid w:val="01D45614"/>
    <w:rsid w:val="01D74450"/>
    <w:rsid w:val="021138F7"/>
    <w:rsid w:val="023C3A48"/>
    <w:rsid w:val="02406B75"/>
    <w:rsid w:val="02470AAC"/>
    <w:rsid w:val="0250778E"/>
    <w:rsid w:val="02514757"/>
    <w:rsid w:val="02630544"/>
    <w:rsid w:val="02EF5184"/>
    <w:rsid w:val="02F60EA7"/>
    <w:rsid w:val="03041F29"/>
    <w:rsid w:val="0319588B"/>
    <w:rsid w:val="032222FE"/>
    <w:rsid w:val="03355EBC"/>
    <w:rsid w:val="03475F79"/>
    <w:rsid w:val="03683C4A"/>
    <w:rsid w:val="03BD1133"/>
    <w:rsid w:val="03C913D7"/>
    <w:rsid w:val="03D21A95"/>
    <w:rsid w:val="03E27E43"/>
    <w:rsid w:val="04233981"/>
    <w:rsid w:val="04241041"/>
    <w:rsid w:val="04316478"/>
    <w:rsid w:val="043939E0"/>
    <w:rsid w:val="043F4828"/>
    <w:rsid w:val="04662F7F"/>
    <w:rsid w:val="04695CC1"/>
    <w:rsid w:val="047749F2"/>
    <w:rsid w:val="047E4669"/>
    <w:rsid w:val="0480215D"/>
    <w:rsid w:val="04865473"/>
    <w:rsid w:val="04CA501D"/>
    <w:rsid w:val="04DC0AA0"/>
    <w:rsid w:val="04E97D0E"/>
    <w:rsid w:val="04F014F8"/>
    <w:rsid w:val="04F272A7"/>
    <w:rsid w:val="05183411"/>
    <w:rsid w:val="056B3F6D"/>
    <w:rsid w:val="05C13736"/>
    <w:rsid w:val="05EB72B2"/>
    <w:rsid w:val="062A7DEC"/>
    <w:rsid w:val="06323F49"/>
    <w:rsid w:val="06514194"/>
    <w:rsid w:val="067073B0"/>
    <w:rsid w:val="067272D3"/>
    <w:rsid w:val="06755E63"/>
    <w:rsid w:val="067B126B"/>
    <w:rsid w:val="06C036AB"/>
    <w:rsid w:val="06DD67F2"/>
    <w:rsid w:val="06EA79A2"/>
    <w:rsid w:val="070C1E7F"/>
    <w:rsid w:val="0724786A"/>
    <w:rsid w:val="074F0C4E"/>
    <w:rsid w:val="076B239D"/>
    <w:rsid w:val="076C730C"/>
    <w:rsid w:val="07A019A5"/>
    <w:rsid w:val="07CA40F5"/>
    <w:rsid w:val="07E07958"/>
    <w:rsid w:val="07E335D0"/>
    <w:rsid w:val="07F47522"/>
    <w:rsid w:val="07FE7101"/>
    <w:rsid w:val="08023E0E"/>
    <w:rsid w:val="08393BA7"/>
    <w:rsid w:val="084560A8"/>
    <w:rsid w:val="08527209"/>
    <w:rsid w:val="08625A11"/>
    <w:rsid w:val="089F5585"/>
    <w:rsid w:val="08EA2C2C"/>
    <w:rsid w:val="08EA5A74"/>
    <w:rsid w:val="091808FB"/>
    <w:rsid w:val="0919607C"/>
    <w:rsid w:val="09281383"/>
    <w:rsid w:val="093D03DB"/>
    <w:rsid w:val="09514350"/>
    <w:rsid w:val="09565AF0"/>
    <w:rsid w:val="098645CC"/>
    <w:rsid w:val="098F64FD"/>
    <w:rsid w:val="099E52F6"/>
    <w:rsid w:val="09BB262F"/>
    <w:rsid w:val="0A20501F"/>
    <w:rsid w:val="0A2749EF"/>
    <w:rsid w:val="0A347A8D"/>
    <w:rsid w:val="0A410168"/>
    <w:rsid w:val="0A5C5057"/>
    <w:rsid w:val="0A754468"/>
    <w:rsid w:val="0A9F5C61"/>
    <w:rsid w:val="0ADA3E92"/>
    <w:rsid w:val="0B2E04F7"/>
    <w:rsid w:val="0B385E37"/>
    <w:rsid w:val="0B44147E"/>
    <w:rsid w:val="0B4B07A2"/>
    <w:rsid w:val="0B52061E"/>
    <w:rsid w:val="0BBD767E"/>
    <w:rsid w:val="0BD30F7C"/>
    <w:rsid w:val="0BFD699D"/>
    <w:rsid w:val="0C004ED4"/>
    <w:rsid w:val="0C53472C"/>
    <w:rsid w:val="0C5676D9"/>
    <w:rsid w:val="0C5D4934"/>
    <w:rsid w:val="0C647D62"/>
    <w:rsid w:val="0C9C3EBF"/>
    <w:rsid w:val="0CA13641"/>
    <w:rsid w:val="0CAF593F"/>
    <w:rsid w:val="0CCE25DD"/>
    <w:rsid w:val="0CD81732"/>
    <w:rsid w:val="0CDF4052"/>
    <w:rsid w:val="0CE67EC8"/>
    <w:rsid w:val="0CF53332"/>
    <w:rsid w:val="0D5364F8"/>
    <w:rsid w:val="0D5B4E81"/>
    <w:rsid w:val="0D8879F4"/>
    <w:rsid w:val="0DD6105A"/>
    <w:rsid w:val="0DDF5BD7"/>
    <w:rsid w:val="0DF31B5D"/>
    <w:rsid w:val="0E0E67A3"/>
    <w:rsid w:val="0E5152A1"/>
    <w:rsid w:val="0E7638D5"/>
    <w:rsid w:val="0E7B30E9"/>
    <w:rsid w:val="0E927CF9"/>
    <w:rsid w:val="0E9C0CFB"/>
    <w:rsid w:val="0E9C110F"/>
    <w:rsid w:val="0EB817F5"/>
    <w:rsid w:val="0ED3748E"/>
    <w:rsid w:val="0ED91C40"/>
    <w:rsid w:val="0EDC1955"/>
    <w:rsid w:val="0EDF3145"/>
    <w:rsid w:val="0EEA6079"/>
    <w:rsid w:val="0F10394D"/>
    <w:rsid w:val="0F3C3378"/>
    <w:rsid w:val="0F423119"/>
    <w:rsid w:val="0F9A7C9E"/>
    <w:rsid w:val="0FBB7929"/>
    <w:rsid w:val="0FC40968"/>
    <w:rsid w:val="1005491A"/>
    <w:rsid w:val="10250AC4"/>
    <w:rsid w:val="102E6088"/>
    <w:rsid w:val="10324496"/>
    <w:rsid w:val="10331544"/>
    <w:rsid w:val="104C4EE7"/>
    <w:rsid w:val="10582541"/>
    <w:rsid w:val="10663A98"/>
    <w:rsid w:val="1069763F"/>
    <w:rsid w:val="106A3AEC"/>
    <w:rsid w:val="108031A9"/>
    <w:rsid w:val="10915A24"/>
    <w:rsid w:val="10A87972"/>
    <w:rsid w:val="10C250D7"/>
    <w:rsid w:val="10C77382"/>
    <w:rsid w:val="10CF1225"/>
    <w:rsid w:val="10E1517D"/>
    <w:rsid w:val="10E21608"/>
    <w:rsid w:val="1108388F"/>
    <w:rsid w:val="11326403"/>
    <w:rsid w:val="115B5E54"/>
    <w:rsid w:val="117403FF"/>
    <w:rsid w:val="11770E9B"/>
    <w:rsid w:val="118D159C"/>
    <w:rsid w:val="119C6595"/>
    <w:rsid w:val="119E2550"/>
    <w:rsid w:val="12061B43"/>
    <w:rsid w:val="120E4192"/>
    <w:rsid w:val="123B5207"/>
    <w:rsid w:val="124C1EE1"/>
    <w:rsid w:val="12607744"/>
    <w:rsid w:val="12631D35"/>
    <w:rsid w:val="127470EA"/>
    <w:rsid w:val="127975A6"/>
    <w:rsid w:val="12B94EBF"/>
    <w:rsid w:val="12BF1A04"/>
    <w:rsid w:val="12D075E9"/>
    <w:rsid w:val="12D20E6A"/>
    <w:rsid w:val="12F63822"/>
    <w:rsid w:val="13077CE3"/>
    <w:rsid w:val="130A7FA3"/>
    <w:rsid w:val="13254FB2"/>
    <w:rsid w:val="13336225"/>
    <w:rsid w:val="13344C4E"/>
    <w:rsid w:val="133966E1"/>
    <w:rsid w:val="13422F9F"/>
    <w:rsid w:val="138C0866"/>
    <w:rsid w:val="13A61CB7"/>
    <w:rsid w:val="13AB52E9"/>
    <w:rsid w:val="13BD1C9D"/>
    <w:rsid w:val="13E03CA3"/>
    <w:rsid w:val="14222AAB"/>
    <w:rsid w:val="143E5880"/>
    <w:rsid w:val="14480DD8"/>
    <w:rsid w:val="144F6CA3"/>
    <w:rsid w:val="14551D69"/>
    <w:rsid w:val="145E3298"/>
    <w:rsid w:val="14672F6E"/>
    <w:rsid w:val="147005BD"/>
    <w:rsid w:val="14712AF4"/>
    <w:rsid w:val="147B421F"/>
    <w:rsid w:val="148775E2"/>
    <w:rsid w:val="14A34312"/>
    <w:rsid w:val="14A44D77"/>
    <w:rsid w:val="14AC0BA3"/>
    <w:rsid w:val="14C87D56"/>
    <w:rsid w:val="14E56B48"/>
    <w:rsid w:val="14FC072F"/>
    <w:rsid w:val="150A44A7"/>
    <w:rsid w:val="150C4075"/>
    <w:rsid w:val="150D4708"/>
    <w:rsid w:val="152426A2"/>
    <w:rsid w:val="153C174C"/>
    <w:rsid w:val="1557790E"/>
    <w:rsid w:val="159709B4"/>
    <w:rsid w:val="15A17938"/>
    <w:rsid w:val="15BA67A6"/>
    <w:rsid w:val="15CB6FFE"/>
    <w:rsid w:val="15D62AB6"/>
    <w:rsid w:val="15DB05C3"/>
    <w:rsid w:val="16387FB4"/>
    <w:rsid w:val="165E3404"/>
    <w:rsid w:val="16B05710"/>
    <w:rsid w:val="16DF52CF"/>
    <w:rsid w:val="16EB1D80"/>
    <w:rsid w:val="16F31E90"/>
    <w:rsid w:val="172A68B8"/>
    <w:rsid w:val="178A7620"/>
    <w:rsid w:val="17D00A24"/>
    <w:rsid w:val="17D64EDC"/>
    <w:rsid w:val="17F4380E"/>
    <w:rsid w:val="18003F47"/>
    <w:rsid w:val="181A083D"/>
    <w:rsid w:val="18251831"/>
    <w:rsid w:val="183A1C5F"/>
    <w:rsid w:val="185A5085"/>
    <w:rsid w:val="185A5E3F"/>
    <w:rsid w:val="187539F0"/>
    <w:rsid w:val="18851F84"/>
    <w:rsid w:val="18887D5D"/>
    <w:rsid w:val="191B7C9C"/>
    <w:rsid w:val="19207E97"/>
    <w:rsid w:val="192D1987"/>
    <w:rsid w:val="193B2E0B"/>
    <w:rsid w:val="196A0F2D"/>
    <w:rsid w:val="196C2EDA"/>
    <w:rsid w:val="19877EB6"/>
    <w:rsid w:val="19961E5E"/>
    <w:rsid w:val="19C114C0"/>
    <w:rsid w:val="19D148BD"/>
    <w:rsid w:val="19F4002F"/>
    <w:rsid w:val="19F54587"/>
    <w:rsid w:val="1A177505"/>
    <w:rsid w:val="1A255941"/>
    <w:rsid w:val="1A341B16"/>
    <w:rsid w:val="1A381BCD"/>
    <w:rsid w:val="1A4139AA"/>
    <w:rsid w:val="1A48735F"/>
    <w:rsid w:val="1A533FB9"/>
    <w:rsid w:val="1ADA5BC7"/>
    <w:rsid w:val="1AF41E34"/>
    <w:rsid w:val="1AF53408"/>
    <w:rsid w:val="1B2A6409"/>
    <w:rsid w:val="1B353FBB"/>
    <w:rsid w:val="1B3F22C6"/>
    <w:rsid w:val="1B8A3A3D"/>
    <w:rsid w:val="1B97722E"/>
    <w:rsid w:val="1B9F39A7"/>
    <w:rsid w:val="1BB81456"/>
    <w:rsid w:val="1BD762F4"/>
    <w:rsid w:val="1BF00519"/>
    <w:rsid w:val="1BF12F3A"/>
    <w:rsid w:val="1BF6776A"/>
    <w:rsid w:val="1C207FB9"/>
    <w:rsid w:val="1C2F49BA"/>
    <w:rsid w:val="1C4B1461"/>
    <w:rsid w:val="1C5D01C3"/>
    <w:rsid w:val="1C5F2915"/>
    <w:rsid w:val="1CB148CC"/>
    <w:rsid w:val="1CDB4537"/>
    <w:rsid w:val="1CDF1D67"/>
    <w:rsid w:val="1D044BBB"/>
    <w:rsid w:val="1D0C024F"/>
    <w:rsid w:val="1D201676"/>
    <w:rsid w:val="1D4A4F3A"/>
    <w:rsid w:val="1D6C0112"/>
    <w:rsid w:val="1DB07C92"/>
    <w:rsid w:val="1DCB3F4C"/>
    <w:rsid w:val="1DE96F6B"/>
    <w:rsid w:val="1DEC5AB7"/>
    <w:rsid w:val="1DF95175"/>
    <w:rsid w:val="1E1E68E4"/>
    <w:rsid w:val="1E216472"/>
    <w:rsid w:val="1E294731"/>
    <w:rsid w:val="1E3542A2"/>
    <w:rsid w:val="1E3824DF"/>
    <w:rsid w:val="1E453962"/>
    <w:rsid w:val="1E5253CE"/>
    <w:rsid w:val="1E567D18"/>
    <w:rsid w:val="1E596B68"/>
    <w:rsid w:val="1E97391B"/>
    <w:rsid w:val="1EA36289"/>
    <w:rsid w:val="1EC070FF"/>
    <w:rsid w:val="1EC32382"/>
    <w:rsid w:val="1EC94F91"/>
    <w:rsid w:val="1EDE0CD1"/>
    <w:rsid w:val="1EE93E41"/>
    <w:rsid w:val="1F246A9B"/>
    <w:rsid w:val="1F490F9F"/>
    <w:rsid w:val="1F5044DD"/>
    <w:rsid w:val="1F6D4B66"/>
    <w:rsid w:val="1F79064B"/>
    <w:rsid w:val="1F8815C2"/>
    <w:rsid w:val="1FBC16EC"/>
    <w:rsid w:val="1FC4041C"/>
    <w:rsid w:val="1FD875CB"/>
    <w:rsid w:val="1FF266BE"/>
    <w:rsid w:val="200C54A7"/>
    <w:rsid w:val="20212E66"/>
    <w:rsid w:val="203A7C17"/>
    <w:rsid w:val="204C11AD"/>
    <w:rsid w:val="206431B1"/>
    <w:rsid w:val="20683350"/>
    <w:rsid w:val="207A0ECC"/>
    <w:rsid w:val="20A54BCB"/>
    <w:rsid w:val="20C017B2"/>
    <w:rsid w:val="20D72F1D"/>
    <w:rsid w:val="212C3E51"/>
    <w:rsid w:val="212E1710"/>
    <w:rsid w:val="21445A33"/>
    <w:rsid w:val="214F394B"/>
    <w:rsid w:val="2153547E"/>
    <w:rsid w:val="216F77B1"/>
    <w:rsid w:val="217C39C2"/>
    <w:rsid w:val="21923063"/>
    <w:rsid w:val="21996EE4"/>
    <w:rsid w:val="21BA495D"/>
    <w:rsid w:val="21D43D8D"/>
    <w:rsid w:val="21D673DE"/>
    <w:rsid w:val="222B2C85"/>
    <w:rsid w:val="223B29D9"/>
    <w:rsid w:val="2274406B"/>
    <w:rsid w:val="227E67CF"/>
    <w:rsid w:val="228746FD"/>
    <w:rsid w:val="22995E7C"/>
    <w:rsid w:val="22E164B5"/>
    <w:rsid w:val="22E47047"/>
    <w:rsid w:val="23285A06"/>
    <w:rsid w:val="235C07F0"/>
    <w:rsid w:val="238C26D9"/>
    <w:rsid w:val="23963697"/>
    <w:rsid w:val="23964541"/>
    <w:rsid w:val="23CA604F"/>
    <w:rsid w:val="23CC7755"/>
    <w:rsid w:val="23D07150"/>
    <w:rsid w:val="23EA2A97"/>
    <w:rsid w:val="23F829DC"/>
    <w:rsid w:val="24040435"/>
    <w:rsid w:val="24043EE4"/>
    <w:rsid w:val="242001D4"/>
    <w:rsid w:val="244F54A0"/>
    <w:rsid w:val="245A731F"/>
    <w:rsid w:val="24956547"/>
    <w:rsid w:val="24C92BEF"/>
    <w:rsid w:val="24D768C8"/>
    <w:rsid w:val="24F54C49"/>
    <w:rsid w:val="24F9264F"/>
    <w:rsid w:val="25036D8B"/>
    <w:rsid w:val="25176522"/>
    <w:rsid w:val="25245FE3"/>
    <w:rsid w:val="253E6AFF"/>
    <w:rsid w:val="254638A5"/>
    <w:rsid w:val="25682666"/>
    <w:rsid w:val="25776E5D"/>
    <w:rsid w:val="25844F41"/>
    <w:rsid w:val="258D1E22"/>
    <w:rsid w:val="259C2731"/>
    <w:rsid w:val="25A720C1"/>
    <w:rsid w:val="25AD482E"/>
    <w:rsid w:val="25B62B41"/>
    <w:rsid w:val="25B747B6"/>
    <w:rsid w:val="25E479EB"/>
    <w:rsid w:val="25FB2D9B"/>
    <w:rsid w:val="26227A29"/>
    <w:rsid w:val="262B2A55"/>
    <w:rsid w:val="26584CFE"/>
    <w:rsid w:val="266D3FB0"/>
    <w:rsid w:val="2692028B"/>
    <w:rsid w:val="26A313F8"/>
    <w:rsid w:val="26E43BD4"/>
    <w:rsid w:val="27053846"/>
    <w:rsid w:val="270633C0"/>
    <w:rsid w:val="270D7F9E"/>
    <w:rsid w:val="2739421A"/>
    <w:rsid w:val="276B272B"/>
    <w:rsid w:val="276E736D"/>
    <w:rsid w:val="27E34B16"/>
    <w:rsid w:val="2811254D"/>
    <w:rsid w:val="2846616D"/>
    <w:rsid w:val="286003F4"/>
    <w:rsid w:val="288023EA"/>
    <w:rsid w:val="28AA56C7"/>
    <w:rsid w:val="28B121D1"/>
    <w:rsid w:val="28BE2D47"/>
    <w:rsid w:val="28BF3996"/>
    <w:rsid w:val="28CA0120"/>
    <w:rsid w:val="28CF7CC0"/>
    <w:rsid w:val="292570DE"/>
    <w:rsid w:val="29274261"/>
    <w:rsid w:val="292C0774"/>
    <w:rsid w:val="293E78AC"/>
    <w:rsid w:val="293F43D9"/>
    <w:rsid w:val="29471BC9"/>
    <w:rsid w:val="29644AEF"/>
    <w:rsid w:val="29652194"/>
    <w:rsid w:val="29814B1F"/>
    <w:rsid w:val="29C17840"/>
    <w:rsid w:val="29CB5A3C"/>
    <w:rsid w:val="29CD38D2"/>
    <w:rsid w:val="2A0601E3"/>
    <w:rsid w:val="2A366794"/>
    <w:rsid w:val="2A834E1C"/>
    <w:rsid w:val="2A8F4AF0"/>
    <w:rsid w:val="2AC17E32"/>
    <w:rsid w:val="2B0E5DBE"/>
    <w:rsid w:val="2B1A0969"/>
    <w:rsid w:val="2B5D68A0"/>
    <w:rsid w:val="2B651CBC"/>
    <w:rsid w:val="2B6B6E17"/>
    <w:rsid w:val="2B754F9D"/>
    <w:rsid w:val="2B8B0634"/>
    <w:rsid w:val="2B914B06"/>
    <w:rsid w:val="2BA216E4"/>
    <w:rsid w:val="2BA67F06"/>
    <w:rsid w:val="2BB04C86"/>
    <w:rsid w:val="2BEF4B23"/>
    <w:rsid w:val="2C0011D4"/>
    <w:rsid w:val="2C057779"/>
    <w:rsid w:val="2C30194A"/>
    <w:rsid w:val="2C544506"/>
    <w:rsid w:val="2C797EF1"/>
    <w:rsid w:val="2D107BCC"/>
    <w:rsid w:val="2D172545"/>
    <w:rsid w:val="2D40352E"/>
    <w:rsid w:val="2D550F83"/>
    <w:rsid w:val="2D642F1B"/>
    <w:rsid w:val="2D773A74"/>
    <w:rsid w:val="2D7C51A6"/>
    <w:rsid w:val="2D8C2A44"/>
    <w:rsid w:val="2D9B25A4"/>
    <w:rsid w:val="2DAF20AC"/>
    <w:rsid w:val="2DB441E3"/>
    <w:rsid w:val="2DB76B6A"/>
    <w:rsid w:val="2DCA4374"/>
    <w:rsid w:val="2DD13766"/>
    <w:rsid w:val="2E014D24"/>
    <w:rsid w:val="2E070863"/>
    <w:rsid w:val="2E0A6A5D"/>
    <w:rsid w:val="2E0E6AD8"/>
    <w:rsid w:val="2E42116D"/>
    <w:rsid w:val="2E516E1E"/>
    <w:rsid w:val="2E5E15EC"/>
    <w:rsid w:val="2E696E27"/>
    <w:rsid w:val="2EC16F5E"/>
    <w:rsid w:val="2F2A79A5"/>
    <w:rsid w:val="2F3657C9"/>
    <w:rsid w:val="2F487C81"/>
    <w:rsid w:val="2F4D56BE"/>
    <w:rsid w:val="2FA8134E"/>
    <w:rsid w:val="2FAE1C3F"/>
    <w:rsid w:val="2FBE7DBA"/>
    <w:rsid w:val="2FC97716"/>
    <w:rsid w:val="2FD238F4"/>
    <w:rsid w:val="2FD54F72"/>
    <w:rsid w:val="2FE7388B"/>
    <w:rsid w:val="2FE92037"/>
    <w:rsid w:val="300A3B0C"/>
    <w:rsid w:val="300D14A2"/>
    <w:rsid w:val="306573A5"/>
    <w:rsid w:val="3066786A"/>
    <w:rsid w:val="30764C68"/>
    <w:rsid w:val="308001C3"/>
    <w:rsid w:val="309C38F4"/>
    <w:rsid w:val="30A13AFF"/>
    <w:rsid w:val="30C36EE8"/>
    <w:rsid w:val="30D07CC0"/>
    <w:rsid w:val="30E172AE"/>
    <w:rsid w:val="30ED77DE"/>
    <w:rsid w:val="312565B8"/>
    <w:rsid w:val="313B1D39"/>
    <w:rsid w:val="31936C8E"/>
    <w:rsid w:val="319C4296"/>
    <w:rsid w:val="31FB58C6"/>
    <w:rsid w:val="32040E78"/>
    <w:rsid w:val="320C5EA1"/>
    <w:rsid w:val="320F762C"/>
    <w:rsid w:val="326E40A6"/>
    <w:rsid w:val="3271379B"/>
    <w:rsid w:val="328151A3"/>
    <w:rsid w:val="32A03C75"/>
    <w:rsid w:val="32C641BA"/>
    <w:rsid w:val="32D64ACC"/>
    <w:rsid w:val="32DE2C7C"/>
    <w:rsid w:val="32EA1B8E"/>
    <w:rsid w:val="32EB50DB"/>
    <w:rsid w:val="32FD3A69"/>
    <w:rsid w:val="331F3816"/>
    <w:rsid w:val="332B1570"/>
    <w:rsid w:val="3346260D"/>
    <w:rsid w:val="33681E65"/>
    <w:rsid w:val="338911AE"/>
    <w:rsid w:val="339B0630"/>
    <w:rsid w:val="33C2287B"/>
    <w:rsid w:val="33C579B3"/>
    <w:rsid w:val="33C649F1"/>
    <w:rsid w:val="33CB2861"/>
    <w:rsid w:val="33D11082"/>
    <w:rsid w:val="33E5125D"/>
    <w:rsid w:val="33F20AED"/>
    <w:rsid w:val="34282168"/>
    <w:rsid w:val="343D15F0"/>
    <w:rsid w:val="34424C57"/>
    <w:rsid w:val="34611C3E"/>
    <w:rsid w:val="347B398E"/>
    <w:rsid w:val="348734D9"/>
    <w:rsid w:val="349361A2"/>
    <w:rsid w:val="35465CF8"/>
    <w:rsid w:val="355C7D53"/>
    <w:rsid w:val="358E10F0"/>
    <w:rsid w:val="35E4795B"/>
    <w:rsid w:val="36121A94"/>
    <w:rsid w:val="36432A1F"/>
    <w:rsid w:val="364512E1"/>
    <w:rsid w:val="36537C52"/>
    <w:rsid w:val="3654425D"/>
    <w:rsid w:val="36662498"/>
    <w:rsid w:val="3676719F"/>
    <w:rsid w:val="368B3C8B"/>
    <w:rsid w:val="369E5D8A"/>
    <w:rsid w:val="36BE69FC"/>
    <w:rsid w:val="36EA65D2"/>
    <w:rsid w:val="36FD144D"/>
    <w:rsid w:val="37203255"/>
    <w:rsid w:val="372F3D08"/>
    <w:rsid w:val="376850CB"/>
    <w:rsid w:val="37701D28"/>
    <w:rsid w:val="37712E2D"/>
    <w:rsid w:val="37717A94"/>
    <w:rsid w:val="379D4363"/>
    <w:rsid w:val="37A1545B"/>
    <w:rsid w:val="37C51387"/>
    <w:rsid w:val="37EE53DE"/>
    <w:rsid w:val="38053CE1"/>
    <w:rsid w:val="383428C1"/>
    <w:rsid w:val="384F0F9C"/>
    <w:rsid w:val="385A4EA3"/>
    <w:rsid w:val="38665977"/>
    <w:rsid w:val="38733655"/>
    <w:rsid w:val="38801CB1"/>
    <w:rsid w:val="38C67719"/>
    <w:rsid w:val="38DE79D3"/>
    <w:rsid w:val="38E31E1D"/>
    <w:rsid w:val="38E66069"/>
    <w:rsid w:val="38E926E5"/>
    <w:rsid w:val="39063591"/>
    <w:rsid w:val="390B1704"/>
    <w:rsid w:val="39102613"/>
    <w:rsid w:val="391946ED"/>
    <w:rsid w:val="395350C8"/>
    <w:rsid w:val="399C6C4B"/>
    <w:rsid w:val="39B45B33"/>
    <w:rsid w:val="39E11D1A"/>
    <w:rsid w:val="3A0E091F"/>
    <w:rsid w:val="3A251FC3"/>
    <w:rsid w:val="3A2B3404"/>
    <w:rsid w:val="3A2D6F4F"/>
    <w:rsid w:val="3A2E057A"/>
    <w:rsid w:val="3A4907F5"/>
    <w:rsid w:val="3A60542D"/>
    <w:rsid w:val="3A7A01CB"/>
    <w:rsid w:val="3A8214EC"/>
    <w:rsid w:val="3AA53885"/>
    <w:rsid w:val="3AAA2862"/>
    <w:rsid w:val="3AD644DE"/>
    <w:rsid w:val="3ADA5874"/>
    <w:rsid w:val="3B00446A"/>
    <w:rsid w:val="3B0F7C81"/>
    <w:rsid w:val="3B2944AA"/>
    <w:rsid w:val="3B2C3D25"/>
    <w:rsid w:val="3B96663F"/>
    <w:rsid w:val="3BB509F0"/>
    <w:rsid w:val="3BD67D8B"/>
    <w:rsid w:val="3BE873E8"/>
    <w:rsid w:val="3C0E2CE7"/>
    <w:rsid w:val="3C8D777D"/>
    <w:rsid w:val="3C927B9D"/>
    <w:rsid w:val="3C99459C"/>
    <w:rsid w:val="3CAD3A5D"/>
    <w:rsid w:val="3CB079F3"/>
    <w:rsid w:val="3CC7233C"/>
    <w:rsid w:val="3CD024E7"/>
    <w:rsid w:val="3CDE02B7"/>
    <w:rsid w:val="3D0102EE"/>
    <w:rsid w:val="3D0D7D6D"/>
    <w:rsid w:val="3D4C0E92"/>
    <w:rsid w:val="3D537097"/>
    <w:rsid w:val="3D972C16"/>
    <w:rsid w:val="3D9C765B"/>
    <w:rsid w:val="3E111FAD"/>
    <w:rsid w:val="3E2B4AEF"/>
    <w:rsid w:val="3E31375A"/>
    <w:rsid w:val="3E404454"/>
    <w:rsid w:val="3E583347"/>
    <w:rsid w:val="3E733076"/>
    <w:rsid w:val="3E9B5827"/>
    <w:rsid w:val="3EA4466C"/>
    <w:rsid w:val="3EAC7E9F"/>
    <w:rsid w:val="3ED923E0"/>
    <w:rsid w:val="3EDB6C13"/>
    <w:rsid w:val="3EE86ACD"/>
    <w:rsid w:val="3EEB2A82"/>
    <w:rsid w:val="3EF15E4A"/>
    <w:rsid w:val="3EFA0F00"/>
    <w:rsid w:val="3F05019B"/>
    <w:rsid w:val="3F6F46E3"/>
    <w:rsid w:val="3F7F465F"/>
    <w:rsid w:val="3F947C4F"/>
    <w:rsid w:val="3F97074F"/>
    <w:rsid w:val="3FA80205"/>
    <w:rsid w:val="3FAD1E45"/>
    <w:rsid w:val="3FB84971"/>
    <w:rsid w:val="3FE643C6"/>
    <w:rsid w:val="401B4FB0"/>
    <w:rsid w:val="40294B96"/>
    <w:rsid w:val="403813C1"/>
    <w:rsid w:val="403A08C1"/>
    <w:rsid w:val="404A3FBD"/>
    <w:rsid w:val="404B6339"/>
    <w:rsid w:val="405822C5"/>
    <w:rsid w:val="407F04E7"/>
    <w:rsid w:val="40CF7D9C"/>
    <w:rsid w:val="41207183"/>
    <w:rsid w:val="413E2F73"/>
    <w:rsid w:val="416B6D53"/>
    <w:rsid w:val="416E7A96"/>
    <w:rsid w:val="417E7083"/>
    <w:rsid w:val="4191798E"/>
    <w:rsid w:val="419905CB"/>
    <w:rsid w:val="41AB107F"/>
    <w:rsid w:val="41B67A28"/>
    <w:rsid w:val="41CB23FC"/>
    <w:rsid w:val="41E65D12"/>
    <w:rsid w:val="41F77AB6"/>
    <w:rsid w:val="420F3D8E"/>
    <w:rsid w:val="42592F0D"/>
    <w:rsid w:val="42605A1B"/>
    <w:rsid w:val="42616067"/>
    <w:rsid w:val="42AF4AE8"/>
    <w:rsid w:val="42C259E6"/>
    <w:rsid w:val="42D53E18"/>
    <w:rsid w:val="42DE7855"/>
    <w:rsid w:val="43174949"/>
    <w:rsid w:val="431C1D46"/>
    <w:rsid w:val="431E7646"/>
    <w:rsid w:val="4332584D"/>
    <w:rsid w:val="434A6821"/>
    <w:rsid w:val="43570C15"/>
    <w:rsid w:val="435C56F3"/>
    <w:rsid w:val="441B3122"/>
    <w:rsid w:val="441C12CC"/>
    <w:rsid w:val="446F0C04"/>
    <w:rsid w:val="44781CFA"/>
    <w:rsid w:val="44994182"/>
    <w:rsid w:val="44AE4D9C"/>
    <w:rsid w:val="44D27678"/>
    <w:rsid w:val="44F16AB6"/>
    <w:rsid w:val="452021EB"/>
    <w:rsid w:val="454C642C"/>
    <w:rsid w:val="455B5571"/>
    <w:rsid w:val="45ED7C28"/>
    <w:rsid w:val="45F64718"/>
    <w:rsid w:val="45F81E24"/>
    <w:rsid w:val="45FA6EB3"/>
    <w:rsid w:val="4601687E"/>
    <w:rsid w:val="46052FD4"/>
    <w:rsid w:val="46A01455"/>
    <w:rsid w:val="46A0257E"/>
    <w:rsid w:val="46A37B97"/>
    <w:rsid w:val="46D8329B"/>
    <w:rsid w:val="471950E7"/>
    <w:rsid w:val="473D13C4"/>
    <w:rsid w:val="47444043"/>
    <w:rsid w:val="47665B02"/>
    <w:rsid w:val="476B260E"/>
    <w:rsid w:val="47855EE6"/>
    <w:rsid w:val="479C6F43"/>
    <w:rsid w:val="47A57C4D"/>
    <w:rsid w:val="47AD7304"/>
    <w:rsid w:val="47C0710B"/>
    <w:rsid w:val="47D32185"/>
    <w:rsid w:val="47FE43D9"/>
    <w:rsid w:val="480447B3"/>
    <w:rsid w:val="48063569"/>
    <w:rsid w:val="48172026"/>
    <w:rsid w:val="48392F58"/>
    <w:rsid w:val="48393F0C"/>
    <w:rsid w:val="484127C6"/>
    <w:rsid w:val="48487BD4"/>
    <w:rsid w:val="48670984"/>
    <w:rsid w:val="486A3F4F"/>
    <w:rsid w:val="486B00D7"/>
    <w:rsid w:val="48916679"/>
    <w:rsid w:val="48936C00"/>
    <w:rsid w:val="48AB5BD7"/>
    <w:rsid w:val="48AE49CB"/>
    <w:rsid w:val="48B41BE9"/>
    <w:rsid w:val="48B44606"/>
    <w:rsid w:val="48BA4578"/>
    <w:rsid w:val="48FA19FD"/>
    <w:rsid w:val="491652C0"/>
    <w:rsid w:val="493F54DE"/>
    <w:rsid w:val="494F39CB"/>
    <w:rsid w:val="494F3AFF"/>
    <w:rsid w:val="495A08BF"/>
    <w:rsid w:val="49811C48"/>
    <w:rsid w:val="49887178"/>
    <w:rsid w:val="49950A9F"/>
    <w:rsid w:val="49B55A79"/>
    <w:rsid w:val="49B567E5"/>
    <w:rsid w:val="49BA65CE"/>
    <w:rsid w:val="49C42D00"/>
    <w:rsid w:val="49C510C1"/>
    <w:rsid w:val="49DC4C17"/>
    <w:rsid w:val="4A0853D3"/>
    <w:rsid w:val="4A0C0A4B"/>
    <w:rsid w:val="4A190F09"/>
    <w:rsid w:val="4A4416F1"/>
    <w:rsid w:val="4A4A3C48"/>
    <w:rsid w:val="4A6E52BF"/>
    <w:rsid w:val="4A86670A"/>
    <w:rsid w:val="4AC82A5F"/>
    <w:rsid w:val="4AEE78FE"/>
    <w:rsid w:val="4B465AB4"/>
    <w:rsid w:val="4B73115F"/>
    <w:rsid w:val="4B7F1113"/>
    <w:rsid w:val="4BC35351"/>
    <w:rsid w:val="4BCF2F03"/>
    <w:rsid w:val="4BD61BBD"/>
    <w:rsid w:val="4C076A44"/>
    <w:rsid w:val="4C1550E2"/>
    <w:rsid w:val="4C591E75"/>
    <w:rsid w:val="4C6125ED"/>
    <w:rsid w:val="4C676260"/>
    <w:rsid w:val="4C79261D"/>
    <w:rsid w:val="4C9A3009"/>
    <w:rsid w:val="4CC3581F"/>
    <w:rsid w:val="4CC50B32"/>
    <w:rsid w:val="4CC6143E"/>
    <w:rsid w:val="4CCF554D"/>
    <w:rsid w:val="4CF117A2"/>
    <w:rsid w:val="4D18615D"/>
    <w:rsid w:val="4D2C4AE7"/>
    <w:rsid w:val="4D410A4C"/>
    <w:rsid w:val="4D4171B1"/>
    <w:rsid w:val="4D531CF7"/>
    <w:rsid w:val="4D7114F7"/>
    <w:rsid w:val="4D7B6A00"/>
    <w:rsid w:val="4D8954D8"/>
    <w:rsid w:val="4DB84EB9"/>
    <w:rsid w:val="4DBB6188"/>
    <w:rsid w:val="4DCF6778"/>
    <w:rsid w:val="4DFB065F"/>
    <w:rsid w:val="4E0B5D2D"/>
    <w:rsid w:val="4E0C2DF1"/>
    <w:rsid w:val="4E98460E"/>
    <w:rsid w:val="4EA51FAA"/>
    <w:rsid w:val="4EBA22C5"/>
    <w:rsid w:val="4EC15241"/>
    <w:rsid w:val="4EDA0403"/>
    <w:rsid w:val="4F041A69"/>
    <w:rsid w:val="4F100B0B"/>
    <w:rsid w:val="4F1E1B73"/>
    <w:rsid w:val="4F553354"/>
    <w:rsid w:val="4F6E0C00"/>
    <w:rsid w:val="4F746CBC"/>
    <w:rsid w:val="4F982AA6"/>
    <w:rsid w:val="4FDF266B"/>
    <w:rsid w:val="4FDF68E5"/>
    <w:rsid w:val="500E12BA"/>
    <w:rsid w:val="50344543"/>
    <w:rsid w:val="50800F77"/>
    <w:rsid w:val="508B3254"/>
    <w:rsid w:val="508C42AD"/>
    <w:rsid w:val="508D11AE"/>
    <w:rsid w:val="50933DCF"/>
    <w:rsid w:val="50DD308B"/>
    <w:rsid w:val="5118469C"/>
    <w:rsid w:val="51263630"/>
    <w:rsid w:val="512E7B38"/>
    <w:rsid w:val="51884623"/>
    <w:rsid w:val="51885DF9"/>
    <w:rsid w:val="51A44031"/>
    <w:rsid w:val="51C130AF"/>
    <w:rsid w:val="51CB6A11"/>
    <w:rsid w:val="51E07483"/>
    <w:rsid w:val="51E90D57"/>
    <w:rsid w:val="520A65D9"/>
    <w:rsid w:val="522E6796"/>
    <w:rsid w:val="52686461"/>
    <w:rsid w:val="5273318F"/>
    <w:rsid w:val="528E28F0"/>
    <w:rsid w:val="53113479"/>
    <w:rsid w:val="538D0A5A"/>
    <w:rsid w:val="53992066"/>
    <w:rsid w:val="53A20B9F"/>
    <w:rsid w:val="53A81BE0"/>
    <w:rsid w:val="53DE041B"/>
    <w:rsid w:val="540361D2"/>
    <w:rsid w:val="540D0D87"/>
    <w:rsid w:val="543002DD"/>
    <w:rsid w:val="5451641F"/>
    <w:rsid w:val="547C385A"/>
    <w:rsid w:val="54AF2757"/>
    <w:rsid w:val="54D27067"/>
    <w:rsid w:val="54E1160F"/>
    <w:rsid w:val="55077A2D"/>
    <w:rsid w:val="5508138A"/>
    <w:rsid w:val="553B25C4"/>
    <w:rsid w:val="554D2E92"/>
    <w:rsid w:val="5552228C"/>
    <w:rsid w:val="55702DA6"/>
    <w:rsid w:val="55946E5A"/>
    <w:rsid w:val="55AB4127"/>
    <w:rsid w:val="55D43B94"/>
    <w:rsid w:val="55DC4069"/>
    <w:rsid w:val="55F304BE"/>
    <w:rsid w:val="560E3FE9"/>
    <w:rsid w:val="56147480"/>
    <w:rsid w:val="563A67FD"/>
    <w:rsid w:val="567E1CF7"/>
    <w:rsid w:val="56883764"/>
    <w:rsid w:val="56A07B9A"/>
    <w:rsid w:val="56CB3152"/>
    <w:rsid w:val="56CD19BC"/>
    <w:rsid w:val="5703363D"/>
    <w:rsid w:val="579F751C"/>
    <w:rsid w:val="57B15080"/>
    <w:rsid w:val="57B566CF"/>
    <w:rsid w:val="57B6613A"/>
    <w:rsid w:val="57F10A2D"/>
    <w:rsid w:val="57FD54E2"/>
    <w:rsid w:val="580C6C7A"/>
    <w:rsid w:val="58234040"/>
    <w:rsid w:val="582957CE"/>
    <w:rsid w:val="585258F5"/>
    <w:rsid w:val="58582C9E"/>
    <w:rsid w:val="58A4109F"/>
    <w:rsid w:val="58CA51E1"/>
    <w:rsid w:val="58FB564C"/>
    <w:rsid w:val="58FD2A5E"/>
    <w:rsid w:val="592E3BE6"/>
    <w:rsid w:val="595258EF"/>
    <w:rsid w:val="59537EF6"/>
    <w:rsid w:val="59587923"/>
    <w:rsid w:val="595E182C"/>
    <w:rsid w:val="5964768F"/>
    <w:rsid w:val="5997771A"/>
    <w:rsid w:val="59AF06E9"/>
    <w:rsid w:val="59DA40BE"/>
    <w:rsid w:val="59DB0653"/>
    <w:rsid w:val="59F53BB5"/>
    <w:rsid w:val="5A283539"/>
    <w:rsid w:val="5A3A7E87"/>
    <w:rsid w:val="5A3C401C"/>
    <w:rsid w:val="5A47702B"/>
    <w:rsid w:val="5A6E1651"/>
    <w:rsid w:val="5A9C2144"/>
    <w:rsid w:val="5AA30C8E"/>
    <w:rsid w:val="5AA412D5"/>
    <w:rsid w:val="5ABE477E"/>
    <w:rsid w:val="5AD06D7B"/>
    <w:rsid w:val="5B0F1FE6"/>
    <w:rsid w:val="5B3B16A9"/>
    <w:rsid w:val="5B3D242F"/>
    <w:rsid w:val="5BDE5619"/>
    <w:rsid w:val="5C1D7BD9"/>
    <w:rsid w:val="5C406C37"/>
    <w:rsid w:val="5C5005DA"/>
    <w:rsid w:val="5C537F09"/>
    <w:rsid w:val="5C595675"/>
    <w:rsid w:val="5C5B692B"/>
    <w:rsid w:val="5C8846D4"/>
    <w:rsid w:val="5CA90F74"/>
    <w:rsid w:val="5CAD15AD"/>
    <w:rsid w:val="5CAD52AC"/>
    <w:rsid w:val="5CCC3336"/>
    <w:rsid w:val="5CD10C04"/>
    <w:rsid w:val="5D173451"/>
    <w:rsid w:val="5D1F58CC"/>
    <w:rsid w:val="5D7834DF"/>
    <w:rsid w:val="5D842470"/>
    <w:rsid w:val="5D8D1535"/>
    <w:rsid w:val="5DA931CE"/>
    <w:rsid w:val="5DB43168"/>
    <w:rsid w:val="5E097958"/>
    <w:rsid w:val="5E1C513E"/>
    <w:rsid w:val="5E2A5668"/>
    <w:rsid w:val="5E3A6B51"/>
    <w:rsid w:val="5E6B7791"/>
    <w:rsid w:val="5E79177D"/>
    <w:rsid w:val="5E940BFF"/>
    <w:rsid w:val="5EA7453C"/>
    <w:rsid w:val="5EC11B38"/>
    <w:rsid w:val="5EC21830"/>
    <w:rsid w:val="5EF408C1"/>
    <w:rsid w:val="5F7D40B3"/>
    <w:rsid w:val="5FBE795C"/>
    <w:rsid w:val="5FED77BE"/>
    <w:rsid w:val="60040D16"/>
    <w:rsid w:val="60057E70"/>
    <w:rsid w:val="60077FAA"/>
    <w:rsid w:val="60117D1E"/>
    <w:rsid w:val="60331013"/>
    <w:rsid w:val="60455C2B"/>
    <w:rsid w:val="60605294"/>
    <w:rsid w:val="6072326E"/>
    <w:rsid w:val="60737A8A"/>
    <w:rsid w:val="60781371"/>
    <w:rsid w:val="60782C00"/>
    <w:rsid w:val="607E44D4"/>
    <w:rsid w:val="608978BC"/>
    <w:rsid w:val="608C4C5D"/>
    <w:rsid w:val="60A775D1"/>
    <w:rsid w:val="60C76855"/>
    <w:rsid w:val="60CF4DA6"/>
    <w:rsid w:val="60D45C0F"/>
    <w:rsid w:val="60EA3FF5"/>
    <w:rsid w:val="610C4B2A"/>
    <w:rsid w:val="61227FF5"/>
    <w:rsid w:val="614A5293"/>
    <w:rsid w:val="615103EA"/>
    <w:rsid w:val="61523661"/>
    <w:rsid w:val="6186632B"/>
    <w:rsid w:val="61A11716"/>
    <w:rsid w:val="61C54A86"/>
    <w:rsid w:val="61D15733"/>
    <w:rsid w:val="61F60B42"/>
    <w:rsid w:val="623253DF"/>
    <w:rsid w:val="626C51AF"/>
    <w:rsid w:val="62752E15"/>
    <w:rsid w:val="62982274"/>
    <w:rsid w:val="62A02EE4"/>
    <w:rsid w:val="62B727FE"/>
    <w:rsid w:val="62C9235E"/>
    <w:rsid w:val="630324FB"/>
    <w:rsid w:val="63042CC7"/>
    <w:rsid w:val="63210565"/>
    <w:rsid w:val="633435AB"/>
    <w:rsid w:val="635A0AA5"/>
    <w:rsid w:val="636E42D7"/>
    <w:rsid w:val="637C1D72"/>
    <w:rsid w:val="6381248F"/>
    <w:rsid w:val="63A74DF2"/>
    <w:rsid w:val="63A852B9"/>
    <w:rsid w:val="63B44E7F"/>
    <w:rsid w:val="63B55005"/>
    <w:rsid w:val="63BD3844"/>
    <w:rsid w:val="63C06CF8"/>
    <w:rsid w:val="63CC6384"/>
    <w:rsid w:val="64040640"/>
    <w:rsid w:val="64055F15"/>
    <w:rsid w:val="640B5701"/>
    <w:rsid w:val="644E3736"/>
    <w:rsid w:val="647D7537"/>
    <w:rsid w:val="64906ED6"/>
    <w:rsid w:val="64E20E23"/>
    <w:rsid w:val="64E460AA"/>
    <w:rsid w:val="64F15936"/>
    <w:rsid w:val="652D270A"/>
    <w:rsid w:val="652D6B3D"/>
    <w:rsid w:val="654C2E11"/>
    <w:rsid w:val="65672A89"/>
    <w:rsid w:val="657F4FAA"/>
    <w:rsid w:val="65821618"/>
    <w:rsid w:val="65A6374B"/>
    <w:rsid w:val="65CB3D53"/>
    <w:rsid w:val="65DD259D"/>
    <w:rsid w:val="65DF7788"/>
    <w:rsid w:val="65E819E1"/>
    <w:rsid w:val="65F209F1"/>
    <w:rsid w:val="65F4298A"/>
    <w:rsid w:val="65FB2F07"/>
    <w:rsid w:val="66370D18"/>
    <w:rsid w:val="664D46F1"/>
    <w:rsid w:val="664E5DDB"/>
    <w:rsid w:val="66675C4A"/>
    <w:rsid w:val="668928B5"/>
    <w:rsid w:val="669103BE"/>
    <w:rsid w:val="66A11AEE"/>
    <w:rsid w:val="66C45B21"/>
    <w:rsid w:val="66CF233C"/>
    <w:rsid w:val="66E863F5"/>
    <w:rsid w:val="6723159F"/>
    <w:rsid w:val="672D5435"/>
    <w:rsid w:val="672D6EEC"/>
    <w:rsid w:val="674114EF"/>
    <w:rsid w:val="67605794"/>
    <w:rsid w:val="6760758D"/>
    <w:rsid w:val="67686ECA"/>
    <w:rsid w:val="67A21D97"/>
    <w:rsid w:val="67A23AF2"/>
    <w:rsid w:val="67AE6FF1"/>
    <w:rsid w:val="67C27B48"/>
    <w:rsid w:val="67D679E9"/>
    <w:rsid w:val="68557A0C"/>
    <w:rsid w:val="68723A56"/>
    <w:rsid w:val="688C464D"/>
    <w:rsid w:val="68944D10"/>
    <w:rsid w:val="68975029"/>
    <w:rsid w:val="68B65B58"/>
    <w:rsid w:val="68C12FE1"/>
    <w:rsid w:val="68C96563"/>
    <w:rsid w:val="68CB2ECB"/>
    <w:rsid w:val="68E473E4"/>
    <w:rsid w:val="68FD6323"/>
    <w:rsid w:val="69201F5B"/>
    <w:rsid w:val="694B1E61"/>
    <w:rsid w:val="69AB29D4"/>
    <w:rsid w:val="69AC574E"/>
    <w:rsid w:val="69AD1DD9"/>
    <w:rsid w:val="69CF34A1"/>
    <w:rsid w:val="69D952E6"/>
    <w:rsid w:val="6A667059"/>
    <w:rsid w:val="6A814F26"/>
    <w:rsid w:val="6AA73C23"/>
    <w:rsid w:val="6ACB76D9"/>
    <w:rsid w:val="6AF757C0"/>
    <w:rsid w:val="6B030CFE"/>
    <w:rsid w:val="6B170DAA"/>
    <w:rsid w:val="6B250D7A"/>
    <w:rsid w:val="6B8E3D62"/>
    <w:rsid w:val="6BBD5505"/>
    <w:rsid w:val="6BE36EFE"/>
    <w:rsid w:val="6C101988"/>
    <w:rsid w:val="6C2715AB"/>
    <w:rsid w:val="6C29496E"/>
    <w:rsid w:val="6C352C5D"/>
    <w:rsid w:val="6C603A32"/>
    <w:rsid w:val="6C997D6A"/>
    <w:rsid w:val="6C9D1CDC"/>
    <w:rsid w:val="6CB568A9"/>
    <w:rsid w:val="6CDE283B"/>
    <w:rsid w:val="6D1108D8"/>
    <w:rsid w:val="6D267189"/>
    <w:rsid w:val="6D6C44F3"/>
    <w:rsid w:val="6D6F155B"/>
    <w:rsid w:val="6D7C03B9"/>
    <w:rsid w:val="6D7C4DD7"/>
    <w:rsid w:val="6D9C258F"/>
    <w:rsid w:val="6DB30687"/>
    <w:rsid w:val="6DBF588E"/>
    <w:rsid w:val="6E3D0E02"/>
    <w:rsid w:val="6EC75A60"/>
    <w:rsid w:val="6EE757D4"/>
    <w:rsid w:val="6EF24742"/>
    <w:rsid w:val="6F0B26FF"/>
    <w:rsid w:val="6F1F7D83"/>
    <w:rsid w:val="6F2D593B"/>
    <w:rsid w:val="6F2F3CA1"/>
    <w:rsid w:val="6F7738E4"/>
    <w:rsid w:val="6F785BC9"/>
    <w:rsid w:val="6F9204C4"/>
    <w:rsid w:val="6FAB2747"/>
    <w:rsid w:val="7003684F"/>
    <w:rsid w:val="700A68CE"/>
    <w:rsid w:val="702071E5"/>
    <w:rsid w:val="703E7525"/>
    <w:rsid w:val="70580633"/>
    <w:rsid w:val="7061590F"/>
    <w:rsid w:val="706A537D"/>
    <w:rsid w:val="70DF738C"/>
    <w:rsid w:val="70EB7B85"/>
    <w:rsid w:val="70F16507"/>
    <w:rsid w:val="70FF5663"/>
    <w:rsid w:val="7110767E"/>
    <w:rsid w:val="7133469D"/>
    <w:rsid w:val="7138467F"/>
    <w:rsid w:val="71590660"/>
    <w:rsid w:val="71A3716E"/>
    <w:rsid w:val="71AC616D"/>
    <w:rsid w:val="71D74295"/>
    <w:rsid w:val="71E90092"/>
    <w:rsid w:val="721318E4"/>
    <w:rsid w:val="721E030E"/>
    <w:rsid w:val="72203F1E"/>
    <w:rsid w:val="727E227D"/>
    <w:rsid w:val="72853DF8"/>
    <w:rsid w:val="729551A5"/>
    <w:rsid w:val="72A0685B"/>
    <w:rsid w:val="72C13DC5"/>
    <w:rsid w:val="72D0666E"/>
    <w:rsid w:val="72DB7EF2"/>
    <w:rsid w:val="730072AC"/>
    <w:rsid w:val="73071767"/>
    <w:rsid w:val="732301DD"/>
    <w:rsid w:val="7336792C"/>
    <w:rsid w:val="73530396"/>
    <w:rsid w:val="737D0049"/>
    <w:rsid w:val="73901F54"/>
    <w:rsid w:val="739126A0"/>
    <w:rsid w:val="73C07505"/>
    <w:rsid w:val="73C344F4"/>
    <w:rsid w:val="73D02B91"/>
    <w:rsid w:val="73D45A55"/>
    <w:rsid w:val="742E4E09"/>
    <w:rsid w:val="747E7555"/>
    <w:rsid w:val="74861091"/>
    <w:rsid w:val="74AE1433"/>
    <w:rsid w:val="74CB67E9"/>
    <w:rsid w:val="74E10D4F"/>
    <w:rsid w:val="74E30D65"/>
    <w:rsid w:val="751C6539"/>
    <w:rsid w:val="7522624D"/>
    <w:rsid w:val="752522B5"/>
    <w:rsid w:val="752714C3"/>
    <w:rsid w:val="75275541"/>
    <w:rsid w:val="75283B82"/>
    <w:rsid w:val="75377841"/>
    <w:rsid w:val="753A70C1"/>
    <w:rsid w:val="755D6719"/>
    <w:rsid w:val="75700603"/>
    <w:rsid w:val="75873FF7"/>
    <w:rsid w:val="75894008"/>
    <w:rsid w:val="758E1FD1"/>
    <w:rsid w:val="7593626D"/>
    <w:rsid w:val="75A64823"/>
    <w:rsid w:val="75D4756D"/>
    <w:rsid w:val="75F52E16"/>
    <w:rsid w:val="75FE6B65"/>
    <w:rsid w:val="761D4B81"/>
    <w:rsid w:val="763725FF"/>
    <w:rsid w:val="764F7381"/>
    <w:rsid w:val="76504E88"/>
    <w:rsid w:val="7650600B"/>
    <w:rsid w:val="76954F1D"/>
    <w:rsid w:val="769E47B3"/>
    <w:rsid w:val="769F5090"/>
    <w:rsid w:val="76B60488"/>
    <w:rsid w:val="76D3057A"/>
    <w:rsid w:val="76D65EE8"/>
    <w:rsid w:val="76E176D3"/>
    <w:rsid w:val="77344A7A"/>
    <w:rsid w:val="774049B4"/>
    <w:rsid w:val="775267C4"/>
    <w:rsid w:val="77647901"/>
    <w:rsid w:val="77656179"/>
    <w:rsid w:val="77664725"/>
    <w:rsid w:val="77777A8E"/>
    <w:rsid w:val="77854C17"/>
    <w:rsid w:val="778D3A4D"/>
    <w:rsid w:val="77972CFC"/>
    <w:rsid w:val="779D1B46"/>
    <w:rsid w:val="77A21444"/>
    <w:rsid w:val="77A87E80"/>
    <w:rsid w:val="77B75D22"/>
    <w:rsid w:val="77C541A7"/>
    <w:rsid w:val="77D42DB4"/>
    <w:rsid w:val="77DB13C0"/>
    <w:rsid w:val="77DD6B4C"/>
    <w:rsid w:val="77E341C7"/>
    <w:rsid w:val="77FE4635"/>
    <w:rsid w:val="780D4FB8"/>
    <w:rsid w:val="781D708C"/>
    <w:rsid w:val="78201BE4"/>
    <w:rsid w:val="78271567"/>
    <w:rsid w:val="7831481F"/>
    <w:rsid w:val="784843B5"/>
    <w:rsid w:val="7889305E"/>
    <w:rsid w:val="78DA1E80"/>
    <w:rsid w:val="79000FC4"/>
    <w:rsid w:val="79274096"/>
    <w:rsid w:val="79432F95"/>
    <w:rsid w:val="79434B4F"/>
    <w:rsid w:val="79490272"/>
    <w:rsid w:val="799E35E8"/>
    <w:rsid w:val="79A006F4"/>
    <w:rsid w:val="79D35B00"/>
    <w:rsid w:val="79D74E4F"/>
    <w:rsid w:val="79DF7867"/>
    <w:rsid w:val="79E46189"/>
    <w:rsid w:val="79E769D6"/>
    <w:rsid w:val="79EC6918"/>
    <w:rsid w:val="79FA117B"/>
    <w:rsid w:val="7A0F29CC"/>
    <w:rsid w:val="7A361CC4"/>
    <w:rsid w:val="7A792283"/>
    <w:rsid w:val="7A7D4063"/>
    <w:rsid w:val="7A9C37B2"/>
    <w:rsid w:val="7AB568DB"/>
    <w:rsid w:val="7AC035E5"/>
    <w:rsid w:val="7B0F65BE"/>
    <w:rsid w:val="7B165741"/>
    <w:rsid w:val="7B354F51"/>
    <w:rsid w:val="7B542530"/>
    <w:rsid w:val="7B587EED"/>
    <w:rsid w:val="7B6B6566"/>
    <w:rsid w:val="7B724BEA"/>
    <w:rsid w:val="7BB32FE5"/>
    <w:rsid w:val="7BC3451D"/>
    <w:rsid w:val="7BC96F7F"/>
    <w:rsid w:val="7C002036"/>
    <w:rsid w:val="7C29365B"/>
    <w:rsid w:val="7C2F7958"/>
    <w:rsid w:val="7C422827"/>
    <w:rsid w:val="7C72480A"/>
    <w:rsid w:val="7C8B3DBF"/>
    <w:rsid w:val="7C8B49B3"/>
    <w:rsid w:val="7CB93B8B"/>
    <w:rsid w:val="7CC214E4"/>
    <w:rsid w:val="7CCE37AD"/>
    <w:rsid w:val="7CE05C73"/>
    <w:rsid w:val="7CF555C6"/>
    <w:rsid w:val="7CFB67F8"/>
    <w:rsid w:val="7D1B129E"/>
    <w:rsid w:val="7D1D614B"/>
    <w:rsid w:val="7D3E4DAA"/>
    <w:rsid w:val="7D5077EC"/>
    <w:rsid w:val="7D695F73"/>
    <w:rsid w:val="7DAE7D36"/>
    <w:rsid w:val="7DD62B2F"/>
    <w:rsid w:val="7DDC1F24"/>
    <w:rsid w:val="7DDD571C"/>
    <w:rsid w:val="7E003FEA"/>
    <w:rsid w:val="7E077E6E"/>
    <w:rsid w:val="7E1B358F"/>
    <w:rsid w:val="7E1C3681"/>
    <w:rsid w:val="7E26370C"/>
    <w:rsid w:val="7E46137D"/>
    <w:rsid w:val="7E82484C"/>
    <w:rsid w:val="7EA6277A"/>
    <w:rsid w:val="7EA83C8C"/>
    <w:rsid w:val="7EBB6076"/>
    <w:rsid w:val="7EBB65F9"/>
    <w:rsid w:val="7EDA4256"/>
    <w:rsid w:val="7EEC201C"/>
    <w:rsid w:val="7EF85C10"/>
    <w:rsid w:val="7F0E4598"/>
    <w:rsid w:val="7F12764F"/>
    <w:rsid w:val="7F150A36"/>
    <w:rsid w:val="7F442CDC"/>
    <w:rsid w:val="7F6237E7"/>
    <w:rsid w:val="7FA71294"/>
    <w:rsid w:val="7FB5746F"/>
    <w:rsid w:val="7FBD31DD"/>
    <w:rsid w:val="7FC07193"/>
    <w:rsid w:val="7FCC2A0E"/>
    <w:rsid w:val="7FCF1D84"/>
    <w:rsid w:val="7FE43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iPriority="39" w:semiHidden="0" w:name="toc 3"/>
    <w:lsdException w:qFormat="1" w:uiPriority="39" w:semiHidden="0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qFormat="1" w:unhideWhenUsed="0"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spacing w:line="360" w:lineRule="auto"/>
      <w:ind w:firstLine="0" w:firstLineChars="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3">
    <w:name w:val="heading 1"/>
    <w:basedOn w:val="1"/>
    <w:next w:val="1"/>
    <w:link w:val="35"/>
    <w:qFormat/>
    <w:uiPriority w:val="0"/>
    <w:pPr>
      <w:keepNext/>
      <w:keepLines/>
      <w:numPr>
        <w:ilvl w:val="0"/>
        <w:numId w:val="1"/>
      </w:numPr>
      <w:tabs>
        <w:tab w:val="left" w:pos="420"/>
      </w:tabs>
      <w:spacing w:before="200" w:after="200"/>
      <w:ind w:left="432" w:hanging="432" w:firstLineChars="0"/>
      <w:jc w:val="left"/>
      <w:outlineLvl w:val="0"/>
    </w:pPr>
    <w:rPr>
      <w:rFonts w:ascii="Times New Roman" w:hAnsi="Times New Roman" w:eastAsia="宋体"/>
      <w:b/>
      <w:bCs/>
      <w:kern w:val="44"/>
      <w:sz w:val="36"/>
      <w:szCs w:val="28"/>
    </w:rPr>
  </w:style>
  <w:style w:type="paragraph" w:styleId="4">
    <w:name w:val="heading 2"/>
    <w:basedOn w:val="1"/>
    <w:next w:val="1"/>
    <w:link w:val="36"/>
    <w:qFormat/>
    <w:uiPriority w:val="0"/>
    <w:pPr>
      <w:keepNext/>
      <w:keepLines/>
      <w:numPr>
        <w:ilvl w:val="1"/>
        <w:numId w:val="1"/>
      </w:numPr>
      <w:tabs>
        <w:tab w:val="left" w:pos="420"/>
        <w:tab w:val="left" w:pos="1271"/>
      </w:tabs>
      <w:spacing w:before="120" w:after="120"/>
      <w:ind w:left="575" w:hanging="575" w:firstLineChars="0"/>
      <w:jc w:val="left"/>
      <w:outlineLvl w:val="1"/>
    </w:pPr>
    <w:rPr>
      <w:rFonts w:ascii="Times New Roman" w:hAnsi="Times New Roman"/>
      <w:b/>
      <w:bCs/>
      <w:sz w:val="32"/>
    </w:rPr>
  </w:style>
  <w:style w:type="paragraph" w:styleId="5">
    <w:name w:val="heading 3"/>
    <w:basedOn w:val="1"/>
    <w:next w:val="1"/>
    <w:link w:val="34"/>
    <w:qFormat/>
    <w:uiPriority w:val="0"/>
    <w:pPr>
      <w:keepNext/>
      <w:keepLines/>
      <w:numPr>
        <w:ilvl w:val="2"/>
        <w:numId w:val="1"/>
      </w:numPr>
      <w:tabs>
        <w:tab w:val="left" w:pos="720"/>
      </w:tabs>
      <w:spacing w:before="120" w:after="120"/>
      <w:ind w:left="720" w:hanging="720" w:firstLineChars="0"/>
      <w:outlineLvl w:val="2"/>
    </w:pPr>
    <w:rPr>
      <w:b/>
      <w:bCs/>
      <w:sz w:val="30"/>
      <w:szCs w:val="32"/>
    </w:rPr>
  </w:style>
  <w:style w:type="paragraph" w:styleId="6">
    <w:name w:val="heading 4"/>
    <w:basedOn w:val="1"/>
    <w:next w:val="1"/>
    <w:link w:val="37"/>
    <w:qFormat/>
    <w:uiPriority w:val="0"/>
    <w:pPr>
      <w:keepNext/>
      <w:keepLines/>
      <w:widowControl/>
      <w:numPr>
        <w:ilvl w:val="3"/>
        <w:numId w:val="1"/>
      </w:numPr>
      <w:tabs>
        <w:tab w:val="left" w:pos="0"/>
        <w:tab w:val="left" w:pos="420"/>
      </w:tabs>
      <w:spacing w:before="280" w:after="290" w:line="360" w:lineRule="auto"/>
      <w:ind w:left="864" w:hanging="864" w:firstLineChars="0"/>
      <w:jc w:val="left"/>
      <w:outlineLvl w:val="3"/>
    </w:pPr>
    <w:rPr>
      <w:rFonts w:ascii="Times New Roman" w:hAnsi="Times New Roman" w:eastAsia="宋体" w:cs="宋体"/>
      <w:b/>
      <w:bCs/>
      <w:kern w:val="0"/>
      <w:sz w:val="28"/>
      <w:szCs w:val="28"/>
    </w:rPr>
  </w:style>
  <w:style w:type="paragraph" w:styleId="7">
    <w:name w:val="heading 5"/>
    <w:basedOn w:val="1"/>
    <w:next w:val="1"/>
    <w:link w:val="65"/>
    <w:unhideWhenUsed/>
    <w:qFormat/>
    <w:uiPriority w:val="0"/>
    <w:pPr>
      <w:keepNext/>
      <w:keepLines/>
      <w:numPr>
        <w:ilvl w:val="4"/>
        <w:numId w:val="1"/>
      </w:numPr>
      <w:tabs>
        <w:tab w:val="left" w:pos="420"/>
      </w:tabs>
      <w:spacing w:before="280" w:after="290" w:line="360" w:lineRule="auto"/>
      <w:ind w:left="1008" w:hanging="1008" w:firstLineChars="0"/>
      <w:outlineLvl w:val="4"/>
    </w:pPr>
    <w:rPr>
      <w:rFonts w:ascii="Times New Roman" w:hAnsi="Times New Roman"/>
      <w:b/>
      <w:bCs/>
      <w:sz w:val="28"/>
      <w:szCs w:val="28"/>
    </w:rPr>
  </w:style>
  <w:style w:type="paragraph" w:styleId="8">
    <w:name w:val="heading 6"/>
    <w:basedOn w:val="1"/>
    <w:next w:val="1"/>
    <w:link w:val="69"/>
    <w:qFormat/>
    <w:uiPriority w:val="0"/>
    <w:pPr>
      <w:keepNext/>
      <w:keepLines/>
      <w:numPr>
        <w:ilvl w:val="5"/>
        <w:numId w:val="1"/>
      </w:numPr>
      <w:tabs>
        <w:tab w:val="left" w:pos="420"/>
      </w:tabs>
      <w:spacing w:before="240" w:after="240" w:line="360" w:lineRule="auto"/>
      <w:ind w:left="1151" w:hanging="1151" w:firstLineChars="0"/>
      <w:outlineLvl w:val="5"/>
    </w:pPr>
    <w:rPr>
      <w:rFonts w:ascii="Times New Roman" w:hAnsi="Times New Roman"/>
      <w:b/>
      <w:bCs/>
      <w:szCs w:val="22"/>
    </w:rPr>
  </w:style>
  <w:style w:type="paragraph" w:styleId="9">
    <w:name w:val="heading 7"/>
    <w:basedOn w:val="1"/>
    <w:next w:val="1"/>
    <w:semiHidden/>
    <w:unhideWhenUsed/>
    <w:qFormat/>
    <w:uiPriority w:val="9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60" w:lineRule="auto"/>
      <w:ind w:left="1296" w:hanging="1296" w:firstLineChars="0"/>
      <w:outlineLvl w:val="6"/>
    </w:pPr>
    <w:rPr>
      <w:rFonts w:ascii="Times New Roman" w:hAnsi="Times New Roman"/>
      <w:b/>
    </w:rPr>
  </w:style>
  <w:style w:type="paragraph" w:styleId="10">
    <w:name w:val="heading 8"/>
    <w:basedOn w:val="1"/>
    <w:next w:val="1"/>
    <w:link w:val="64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ind w:left="1440" w:hanging="1440" w:firstLineChars="0"/>
      <w:outlineLvl w:val="7"/>
    </w:pPr>
    <w:rPr>
      <w:rFonts w:asciiTheme="majorHAnsi" w:hAnsiTheme="majorHAnsi" w:eastAsiaTheme="majorEastAsia" w:cstheme="majorBidi"/>
    </w:rPr>
  </w:style>
  <w:style w:type="paragraph" w:styleId="11">
    <w:name w:val="heading 9"/>
    <w:basedOn w:val="1"/>
    <w:next w:val="1"/>
    <w:semiHidden/>
    <w:unhideWhenUsed/>
    <w:qFormat/>
    <w:uiPriority w:val="9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 w:firstLineChars="0"/>
      <w:outlineLvl w:val="8"/>
    </w:pPr>
    <w:rPr>
      <w:rFonts w:ascii="Arial" w:hAnsi="Arial" w:eastAsia="黑体"/>
      <w:sz w:val="21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qFormat/>
    <w:uiPriority w:val="0"/>
    <w:pPr>
      <w:spacing w:line="240" w:lineRule="auto"/>
      <w:ind w:firstLine="420"/>
    </w:pPr>
    <w:rPr>
      <w:sz w:val="21"/>
    </w:rPr>
  </w:style>
  <w:style w:type="character" w:styleId="14">
    <w:name w:val="annotation reference"/>
    <w:basedOn w:val="12"/>
    <w:semiHidden/>
    <w:unhideWhenUsed/>
    <w:qFormat/>
    <w:uiPriority w:val="0"/>
    <w:rPr>
      <w:sz w:val="21"/>
      <w:szCs w:val="21"/>
    </w:rPr>
  </w:style>
  <w:style w:type="character" w:styleId="15">
    <w:name w:val="Hyperlink"/>
    <w:qFormat/>
    <w:uiPriority w:val="99"/>
    <w:rPr>
      <w:color w:val="0000FF"/>
      <w:u w:val="single"/>
    </w:rPr>
  </w:style>
  <w:style w:type="character" w:styleId="16">
    <w:name w:val="page number"/>
    <w:basedOn w:val="12"/>
    <w:qFormat/>
    <w:uiPriority w:val="0"/>
  </w:style>
  <w:style w:type="paragraph" w:styleId="17">
    <w:name w:val="toc 4"/>
    <w:basedOn w:val="1"/>
    <w:next w:val="1"/>
    <w:unhideWhenUsed/>
    <w:qFormat/>
    <w:uiPriority w:val="39"/>
    <w:pPr>
      <w:ind w:left="1260" w:leftChars="600"/>
    </w:pPr>
  </w:style>
  <w:style w:type="paragraph" w:styleId="18">
    <w:name w:val="header"/>
    <w:basedOn w:val="1"/>
    <w:link w:val="42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9">
    <w:name w:val="toc 2"/>
    <w:basedOn w:val="1"/>
    <w:next w:val="1"/>
    <w:qFormat/>
    <w:uiPriority w:val="39"/>
    <w:pPr>
      <w:ind w:left="420" w:leftChars="200"/>
    </w:pPr>
  </w:style>
  <w:style w:type="paragraph" w:styleId="20">
    <w:name w:val="toc 1"/>
    <w:basedOn w:val="1"/>
    <w:next w:val="1"/>
    <w:qFormat/>
    <w:uiPriority w:val="39"/>
    <w:pPr>
      <w:tabs>
        <w:tab w:val="right" w:leader="dot" w:pos="8302"/>
      </w:tabs>
      <w:ind w:firstLine="119" w:firstLineChars="37"/>
    </w:pPr>
  </w:style>
  <w:style w:type="paragraph" w:styleId="21">
    <w:name w:val="Subtitle"/>
    <w:basedOn w:val="1"/>
    <w:next w:val="1"/>
    <w:link w:val="50"/>
    <w:qFormat/>
    <w:uiPriority w:val="0"/>
    <w:pPr>
      <w:spacing w:before="120" w:after="60" w:line="240" w:lineRule="auto"/>
      <w:ind w:firstLine="0" w:firstLineChars="0"/>
      <w:jc w:val="center"/>
    </w:pPr>
    <w:rPr>
      <w:rFonts w:ascii="Arial" w:hAnsi="Arial" w:cs="Arial"/>
      <w:b/>
      <w:bCs/>
      <w:kern w:val="28"/>
      <w:sz w:val="44"/>
      <w:szCs w:val="32"/>
    </w:rPr>
  </w:style>
  <w:style w:type="paragraph" w:styleId="22">
    <w:name w:val="Document Map"/>
    <w:basedOn w:val="1"/>
    <w:link w:val="49"/>
    <w:semiHidden/>
    <w:qFormat/>
    <w:uiPriority w:val="0"/>
    <w:pPr>
      <w:shd w:val="clear" w:color="auto" w:fill="000080"/>
    </w:pPr>
  </w:style>
  <w:style w:type="paragraph" w:styleId="23">
    <w:name w:val="Title"/>
    <w:basedOn w:val="1"/>
    <w:next w:val="1"/>
    <w:link w:val="68"/>
    <w:qFormat/>
    <w:uiPriority w:val="10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paragraph" w:styleId="24">
    <w:name w:val="annotation text"/>
    <w:basedOn w:val="1"/>
    <w:link w:val="56"/>
    <w:semiHidden/>
    <w:qFormat/>
    <w:uiPriority w:val="0"/>
    <w:pPr>
      <w:jc w:val="left"/>
    </w:pPr>
  </w:style>
  <w:style w:type="paragraph" w:styleId="25">
    <w:name w:val="toc 3"/>
    <w:basedOn w:val="1"/>
    <w:next w:val="1"/>
    <w:unhideWhenUsed/>
    <w:qFormat/>
    <w:uiPriority w:val="39"/>
    <w:pPr>
      <w:ind w:left="840" w:leftChars="400"/>
    </w:pPr>
  </w:style>
  <w:style w:type="paragraph" w:styleId="26">
    <w:name w:val="caption"/>
    <w:basedOn w:val="1"/>
    <w:next w:val="1"/>
    <w:qFormat/>
    <w:uiPriority w:val="0"/>
    <w:pPr>
      <w:spacing w:before="152" w:after="160" w:line="240" w:lineRule="auto"/>
      <w:ind w:firstLine="0" w:firstLineChars="0"/>
      <w:jc w:val="center"/>
    </w:pPr>
    <w:rPr>
      <w:rFonts w:ascii="Arial" w:hAnsi="Arial" w:eastAsia="黑体" w:cs="Arial"/>
      <w:sz w:val="20"/>
      <w:szCs w:val="20"/>
    </w:rPr>
  </w:style>
  <w:style w:type="paragraph" w:styleId="27">
    <w:name w:val="footer"/>
    <w:basedOn w:val="1"/>
    <w:link w:val="43"/>
    <w:qFormat/>
    <w:uiPriority w:val="0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28">
    <w:name w:val="annotation subject"/>
    <w:basedOn w:val="24"/>
    <w:next w:val="24"/>
    <w:link w:val="57"/>
    <w:semiHidden/>
    <w:qFormat/>
    <w:uiPriority w:val="0"/>
    <w:rPr>
      <w:b/>
      <w:bCs/>
    </w:rPr>
  </w:style>
  <w:style w:type="paragraph" w:styleId="29">
    <w:name w:val="Balloon Text"/>
    <w:basedOn w:val="1"/>
    <w:link w:val="53"/>
    <w:semiHidden/>
    <w:qFormat/>
    <w:uiPriority w:val="0"/>
    <w:rPr>
      <w:sz w:val="18"/>
      <w:szCs w:val="18"/>
    </w:rPr>
  </w:style>
  <w:style w:type="table" w:styleId="30">
    <w:name w:val="Table Grid"/>
    <w:basedOn w:val="13"/>
    <w:qFormat/>
    <w:uiPriority w:val="0"/>
    <w:pPr>
      <w:widowControl w:val="0"/>
      <w:spacing w:line="360" w:lineRule="auto"/>
      <w:ind w:firstLine="480" w:firstLineChars="20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1">
    <w:name w:val="正文+首行缩进2 字符"/>
    <w:basedOn w:val="1"/>
    <w:link w:val="32"/>
    <w:qFormat/>
    <w:uiPriority w:val="0"/>
    <w:pPr>
      <w:ind w:firstLine="200"/>
    </w:pPr>
    <w:rPr>
      <w:rFonts w:ascii="Times New Roman" w:hAnsi="Times New Roman" w:eastAsia="宋体" w:cs="宋体"/>
      <w:szCs w:val="20"/>
    </w:rPr>
  </w:style>
  <w:style w:type="character" w:customStyle="1" w:styleId="32">
    <w:name w:val="正文+首行缩进2 字符 Char"/>
    <w:link w:val="31"/>
    <w:qFormat/>
    <w:uiPriority w:val="0"/>
    <w:rPr>
      <w:rFonts w:ascii="Times New Roman" w:hAnsi="Times New Roman" w:eastAsia="宋体" w:cs="宋体"/>
      <w:kern w:val="2"/>
      <w:sz w:val="24"/>
    </w:rPr>
  </w:style>
  <w:style w:type="paragraph" w:customStyle="1" w:styleId="33">
    <w:name w:val="表格正文"/>
    <w:basedOn w:val="1"/>
    <w:next w:val="1"/>
    <w:qFormat/>
    <w:uiPriority w:val="0"/>
    <w:pPr>
      <w:adjustRightInd w:val="0"/>
      <w:snapToGrid/>
      <w:ind w:firstLine="0" w:firstLineChars="0"/>
    </w:pPr>
  </w:style>
  <w:style w:type="character" w:customStyle="1" w:styleId="34">
    <w:name w:val="标题 3 字符"/>
    <w:link w:val="5"/>
    <w:qFormat/>
    <w:uiPriority w:val="0"/>
    <w:rPr>
      <w:rFonts w:ascii="Times New Roman" w:hAnsi="Times New Roman" w:eastAsia="宋体"/>
      <w:b/>
      <w:bCs/>
      <w:kern w:val="2"/>
      <w:sz w:val="30"/>
      <w:szCs w:val="32"/>
    </w:rPr>
  </w:style>
  <w:style w:type="character" w:customStyle="1" w:styleId="35">
    <w:name w:val="标题 1 字符"/>
    <w:link w:val="3"/>
    <w:qFormat/>
    <w:uiPriority w:val="0"/>
    <w:rPr>
      <w:rFonts w:ascii="Times New Roman" w:hAnsi="Times New Roman" w:eastAsia="宋体"/>
      <w:b/>
      <w:bCs/>
      <w:kern w:val="44"/>
      <w:sz w:val="36"/>
      <w:szCs w:val="28"/>
    </w:rPr>
  </w:style>
  <w:style w:type="character" w:customStyle="1" w:styleId="36">
    <w:name w:val="标题 2 字符"/>
    <w:link w:val="4"/>
    <w:qFormat/>
    <w:uiPriority w:val="0"/>
    <w:rPr>
      <w:rFonts w:ascii="Times New Roman" w:hAnsi="Times New Roman" w:eastAsia="宋体"/>
      <w:b/>
      <w:bCs/>
      <w:kern w:val="2"/>
      <w:sz w:val="32"/>
      <w:szCs w:val="24"/>
    </w:rPr>
  </w:style>
  <w:style w:type="character" w:customStyle="1" w:styleId="37">
    <w:name w:val="标题 4 字符"/>
    <w:link w:val="6"/>
    <w:qFormat/>
    <w:uiPriority w:val="0"/>
    <w:rPr>
      <w:rFonts w:ascii="Times New Roman" w:hAnsi="Times New Roman" w:eastAsia="宋体" w:cs="宋体"/>
      <w:b/>
      <w:bCs/>
      <w:kern w:val="0"/>
      <w:sz w:val="28"/>
      <w:szCs w:val="28"/>
    </w:rPr>
  </w:style>
  <w:style w:type="paragraph" w:customStyle="1" w:styleId="38">
    <w:name w:val="表格正文 Char"/>
    <w:basedOn w:val="1"/>
    <w:link w:val="39"/>
    <w:qFormat/>
    <w:uiPriority w:val="0"/>
    <w:pPr>
      <w:adjustRightInd w:val="0"/>
      <w:snapToGrid/>
      <w:spacing w:line="360" w:lineRule="auto"/>
      <w:ind w:firstLine="0" w:firstLineChars="0"/>
    </w:pPr>
  </w:style>
  <w:style w:type="character" w:customStyle="1" w:styleId="39">
    <w:name w:val="表格正文 Char Char"/>
    <w:link w:val="38"/>
    <w:qFormat/>
    <w:uiPriority w:val="0"/>
    <w:rPr>
      <w:rFonts w:ascii="Times New Roman" w:hAnsi="Times New Roman" w:eastAsia="宋体" w:cs="Times New Roman"/>
      <w:kern w:val="2"/>
      <w:sz w:val="24"/>
      <w:szCs w:val="24"/>
    </w:rPr>
  </w:style>
  <w:style w:type="paragraph" w:customStyle="1" w:styleId="40">
    <w:name w:val="文本框正文"/>
    <w:basedOn w:val="1"/>
    <w:qFormat/>
    <w:uiPriority w:val="0"/>
    <w:pPr>
      <w:adjustRightInd w:val="0"/>
      <w:spacing w:line="240" w:lineRule="auto"/>
      <w:ind w:firstLine="0" w:firstLineChars="0"/>
      <w:jc w:val="center"/>
    </w:pPr>
    <w:rPr>
      <w:rFonts w:ascii="宋体" w:hAnsi="宋体" w:cs="宋体"/>
      <w:kern w:val="0"/>
      <w:sz w:val="21"/>
      <w:szCs w:val="21"/>
    </w:rPr>
  </w:style>
  <w:style w:type="character" w:customStyle="1" w:styleId="41">
    <w:name w:val="大标题"/>
    <w:qFormat/>
    <w:uiPriority w:val="0"/>
    <w:rPr>
      <w:rFonts w:ascii="楷体_GB2312" w:eastAsia="楷体_GB2312"/>
      <w:b/>
      <w:color w:val="auto"/>
      <w:sz w:val="84"/>
      <w:szCs w:val="84"/>
    </w:rPr>
  </w:style>
  <w:style w:type="character" w:customStyle="1" w:styleId="42">
    <w:name w:val="页眉 字符"/>
    <w:link w:val="18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43">
    <w:name w:val="页脚 字符"/>
    <w:link w:val="27"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customStyle="1" w:styleId="44">
    <w:name w:val="编号正文"/>
    <w:basedOn w:val="1"/>
    <w:qFormat/>
    <w:uiPriority w:val="0"/>
    <w:pPr>
      <w:numPr>
        <w:ilvl w:val="0"/>
        <w:numId w:val="2"/>
      </w:numPr>
      <w:ind w:firstLine="0" w:firstLineChars="0"/>
    </w:pPr>
  </w:style>
  <w:style w:type="paragraph" w:customStyle="1" w:styleId="45">
    <w:name w:val="样式 封面细目 + 首行缩进:  2 字符"/>
    <w:basedOn w:val="46"/>
    <w:qFormat/>
    <w:uiPriority w:val="0"/>
    <w:pPr>
      <w:ind w:firstLine="0" w:firstLineChars="0"/>
    </w:pPr>
    <w:rPr>
      <w:rFonts w:cs="宋体"/>
      <w:szCs w:val="20"/>
    </w:rPr>
  </w:style>
  <w:style w:type="paragraph" w:customStyle="1" w:styleId="46">
    <w:name w:val="封面细目"/>
    <w:basedOn w:val="1"/>
    <w:qFormat/>
    <w:uiPriority w:val="0"/>
    <w:rPr>
      <w:sz w:val="28"/>
    </w:rPr>
  </w:style>
  <w:style w:type="paragraph" w:customStyle="1" w:styleId="47">
    <w:name w:val="Char Char Char Char"/>
    <w:basedOn w:val="1"/>
    <w:qFormat/>
    <w:uiPriority w:val="0"/>
    <w:pPr>
      <w:widowControl/>
      <w:spacing w:after="160" w:line="240" w:lineRule="exact"/>
      <w:ind w:firstLine="0" w:firstLineChars="0"/>
      <w:jc w:val="left"/>
    </w:pPr>
    <w:rPr>
      <w:rFonts w:ascii="Verdana" w:hAnsi="Verdana" w:eastAsia="仿宋_GB2312"/>
      <w:kern w:val="0"/>
      <w:szCs w:val="20"/>
      <w:lang w:eastAsia="en-US"/>
    </w:rPr>
  </w:style>
  <w:style w:type="paragraph" w:customStyle="1" w:styleId="48">
    <w:name w:val="缺省文本"/>
    <w:basedOn w:val="1"/>
    <w:qFormat/>
    <w:uiPriority w:val="0"/>
    <w:pPr>
      <w:autoSpaceDE w:val="0"/>
      <w:autoSpaceDN w:val="0"/>
      <w:adjustRightInd w:val="0"/>
      <w:spacing w:line="240" w:lineRule="auto"/>
      <w:ind w:firstLine="0" w:firstLineChars="0"/>
      <w:jc w:val="left"/>
    </w:pPr>
    <w:rPr>
      <w:kern w:val="0"/>
      <w:szCs w:val="20"/>
    </w:rPr>
  </w:style>
  <w:style w:type="character" w:customStyle="1" w:styleId="49">
    <w:name w:val="文档结构图 字符"/>
    <w:link w:val="22"/>
    <w:semiHidden/>
    <w:qFormat/>
    <w:uiPriority w:val="0"/>
    <w:rPr>
      <w:rFonts w:ascii="Times New Roman" w:hAnsi="Times New Roman" w:eastAsia="宋体" w:cs="Times New Roman"/>
      <w:sz w:val="24"/>
      <w:szCs w:val="24"/>
      <w:shd w:val="clear" w:color="auto" w:fill="000080"/>
    </w:rPr>
  </w:style>
  <w:style w:type="character" w:customStyle="1" w:styleId="50">
    <w:name w:val="副标题 字符"/>
    <w:link w:val="21"/>
    <w:qFormat/>
    <w:uiPriority w:val="0"/>
    <w:rPr>
      <w:rFonts w:ascii="Arial" w:hAnsi="Arial" w:eastAsia="宋体" w:cs="Arial"/>
      <w:b/>
      <w:bCs/>
      <w:kern w:val="28"/>
      <w:sz w:val="44"/>
      <w:szCs w:val="32"/>
    </w:rPr>
  </w:style>
  <w:style w:type="paragraph" w:customStyle="1" w:styleId="51">
    <w:name w:val="封面标注"/>
    <w:basedOn w:val="1"/>
    <w:qFormat/>
    <w:uiPriority w:val="0"/>
    <w:pPr>
      <w:ind w:firstLine="360" w:firstLineChars="0"/>
      <w:jc w:val="center"/>
    </w:pPr>
    <w:rPr>
      <w:rFonts w:ascii="黑体" w:hAnsi="黑体" w:eastAsia="黑体"/>
      <w:color w:val="000000"/>
      <w:sz w:val="44"/>
      <w:szCs w:val="44"/>
    </w:rPr>
  </w:style>
  <w:style w:type="paragraph" w:customStyle="1" w:styleId="52">
    <w:name w:val="表格文本"/>
    <w:basedOn w:val="1"/>
    <w:qFormat/>
    <w:uiPriority w:val="0"/>
    <w:pPr>
      <w:tabs>
        <w:tab w:val="decimal" w:pos="0"/>
      </w:tabs>
      <w:autoSpaceDE w:val="0"/>
      <w:autoSpaceDN w:val="0"/>
      <w:adjustRightInd w:val="0"/>
      <w:spacing w:line="240" w:lineRule="auto"/>
      <w:ind w:firstLine="0" w:firstLineChars="0"/>
      <w:jc w:val="left"/>
    </w:pPr>
    <w:rPr>
      <w:kern w:val="0"/>
      <w:sz w:val="21"/>
      <w:szCs w:val="20"/>
    </w:rPr>
  </w:style>
  <w:style w:type="character" w:customStyle="1" w:styleId="53">
    <w:name w:val="批注框文本 字符"/>
    <w:link w:val="29"/>
    <w:semiHidden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54">
    <w:name w:val="verbl8"/>
    <w:basedOn w:val="12"/>
    <w:qFormat/>
    <w:uiPriority w:val="0"/>
  </w:style>
  <w:style w:type="paragraph" w:customStyle="1" w:styleId="55">
    <w:name w:val="封面表格文本"/>
    <w:basedOn w:val="1"/>
    <w:qFormat/>
    <w:uiPriority w:val="0"/>
    <w:pPr>
      <w:widowControl/>
      <w:autoSpaceDE w:val="0"/>
      <w:autoSpaceDN w:val="0"/>
      <w:adjustRightInd w:val="0"/>
      <w:spacing w:line="240" w:lineRule="auto"/>
      <w:ind w:firstLine="0" w:firstLineChars="0"/>
      <w:jc w:val="center"/>
    </w:pPr>
    <w:rPr>
      <w:rFonts w:ascii="宋体" w:hAnsi="宋体" w:cs="宋体"/>
      <w:b/>
      <w:kern w:val="0"/>
      <w:szCs w:val="20"/>
    </w:rPr>
  </w:style>
  <w:style w:type="character" w:customStyle="1" w:styleId="56">
    <w:name w:val="批注文字 字符"/>
    <w:link w:val="24"/>
    <w:semiHidden/>
    <w:qFormat/>
    <w:uiPriority w:val="0"/>
    <w:rPr>
      <w:rFonts w:ascii="Times New Roman" w:hAnsi="Times New Roman" w:eastAsia="宋体" w:cs="Times New Roman"/>
      <w:sz w:val="24"/>
      <w:szCs w:val="24"/>
    </w:rPr>
  </w:style>
  <w:style w:type="character" w:customStyle="1" w:styleId="57">
    <w:name w:val="批注主题 字符"/>
    <w:link w:val="28"/>
    <w:semiHidden/>
    <w:qFormat/>
    <w:uiPriority w:val="0"/>
    <w:rPr>
      <w:rFonts w:ascii="Times New Roman" w:hAnsi="Times New Roman" w:eastAsia="宋体" w:cs="Times New Roman"/>
      <w:b/>
      <w:bCs/>
      <w:sz w:val="24"/>
      <w:szCs w:val="24"/>
    </w:rPr>
  </w:style>
  <w:style w:type="paragraph" w:customStyle="1" w:styleId="58">
    <w:name w:val="样式 加粗 首行缩进:  2 字符"/>
    <w:basedOn w:val="1"/>
    <w:qFormat/>
    <w:uiPriority w:val="0"/>
    <w:pPr>
      <w:tabs>
        <w:tab w:val="left" w:pos="1635"/>
      </w:tabs>
      <w:spacing w:line="312" w:lineRule="auto"/>
      <w:ind w:firstLine="482" w:firstLineChars="0"/>
    </w:pPr>
    <w:rPr>
      <w:rFonts w:cs="宋体"/>
      <w:b/>
      <w:bCs/>
      <w:szCs w:val="20"/>
    </w:rPr>
  </w:style>
  <w:style w:type="paragraph" w:customStyle="1" w:styleId="59">
    <w:name w:val="修订1"/>
    <w:hidden/>
    <w:semiHidden/>
    <w:qFormat/>
    <w:uiPriority w:val="99"/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character" w:customStyle="1" w:styleId="60">
    <w:name w:val="已访问的超链接1"/>
    <w:qFormat/>
    <w:uiPriority w:val="0"/>
    <w:rPr>
      <w:color w:val="800080"/>
      <w:u w:val="single"/>
    </w:rPr>
  </w:style>
  <w:style w:type="paragraph" w:customStyle="1" w:styleId="61">
    <w:name w:val="Char Char1 Char Char Char Char Char Char Char Char Char Char"/>
    <w:basedOn w:val="1"/>
    <w:qFormat/>
    <w:uiPriority w:val="0"/>
    <w:pPr>
      <w:spacing w:line="240" w:lineRule="auto"/>
      <w:ind w:firstLine="0" w:firstLineChars="0"/>
    </w:pPr>
    <w:rPr>
      <w:rFonts w:ascii="Tahoma" w:hAnsi="Tahoma"/>
      <w:szCs w:val="20"/>
    </w:rPr>
  </w:style>
  <w:style w:type="paragraph" w:customStyle="1" w:styleId="62">
    <w:name w:val="标题1"/>
    <w:basedOn w:val="1"/>
    <w:qFormat/>
    <w:uiPriority w:val="0"/>
    <w:pPr>
      <w:widowControl/>
      <w:spacing w:beforeLines="100" w:after="240" w:line="240" w:lineRule="exact"/>
      <w:ind w:firstLine="0" w:firstLineChars="0"/>
      <w:jc w:val="left"/>
    </w:pPr>
    <w:rPr>
      <w:rFonts w:ascii="Arial" w:hAnsi="Arial" w:cs="Verdana"/>
      <w:b/>
      <w:kern w:val="0"/>
      <w:lang w:eastAsia="en-US"/>
    </w:rPr>
  </w:style>
  <w:style w:type="paragraph" w:customStyle="1" w:styleId="63">
    <w:name w:val="Char Char1 Char Char Char Char Char Char Char Char Char Char1"/>
    <w:basedOn w:val="1"/>
    <w:qFormat/>
    <w:uiPriority w:val="0"/>
    <w:pPr>
      <w:spacing w:line="240" w:lineRule="auto"/>
      <w:ind w:firstLine="0" w:firstLineChars="0"/>
    </w:pPr>
    <w:rPr>
      <w:rFonts w:ascii="Tahoma" w:hAnsi="Tahoma"/>
      <w:szCs w:val="20"/>
    </w:rPr>
  </w:style>
  <w:style w:type="character" w:customStyle="1" w:styleId="64">
    <w:name w:val="标题 8 字符"/>
    <w:basedOn w:val="12"/>
    <w:link w:val="10"/>
    <w:qFormat/>
    <w:uiPriority w:val="0"/>
    <w:rPr>
      <w:rFonts w:asciiTheme="majorHAnsi" w:hAnsiTheme="majorHAnsi" w:eastAsiaTheme="majorEastAsia" w:cstheme="majorBidi"/>
      <w:kern w:val="2"/>
      <w:sz w:val="24"/>
      <w:szCs w:val="24"/>
    </w:rPr>
  </w:style>
  <w:style w:type="character" w:customStyle="1" w:styleId="65">
    <w:name w:val="标题 5 字符1"/>
    <w:basedOn w:val="12"/>
    <w:link w:val="7"/>
    <w:semiHidden/>
    <w:qFormat/>
    <w:uiPriority w:val="9"/>
    <w:rPr>
      <w:rFonts w:ascii="Times New Roman" w:hAnsi="Times New Roman" w:eastAsia="宋体"/>
      <w:b/>
      <w:bCs/>
      <w:kern w:val="2"/>
      <w:sz w:val="28"/>
      <w:szCs w:val="28"/>
    </w:rPr>
  </w:style>
  <w:style w:type="character" w:customStyle="1" w:styleId="66">
    <w:name w:val="标题 5 字符"/>
    <w:qFormat/>
    <w:uiPriority w:val="0"/>
    <w:rPr>
      <w:rFonts w:ascii="Arial" w:hAnsi="Arial"/>
      <w:b/>
      <w:bCs/>
      <w:sz w:val="28"/>
      <w:szCs w:val="28"/>
    </w:rPr>
  </w:style>
  <w:style w:type="paragraph" w:styleId="67">
    <w:name w:val="List Paragraph"/>
    <w:basedOn w:val="1"/>
    <w:qFormat/>
    <w:uiPriority w:val="34"/>
    <w:pPr>
      <w:ind w:firstLine="420"/>
    </w:pPr>
  </w:style>
  <w:style w:type="character" w:customStyle="1" w:styleId="68">
    <w:name w:val="标题 字符"/>
    <w:basedOn w:val="12"/>
    <w:link w:val="23"/>
    <w:qFormat/>
    <w:uiPriority w:val="10"/>
    <w:rPr>
      <w:rFonts w:asciiTheme="majorHAnsi" w:hAnsiTheme="majorHAnsi" w:cstheme="majorBidi"/>
      <w:b/>
      <w:bCs/>
      <w:kern w:val="2"/>
      <w:sz w:val="32"/>
      <w:szCs w:val="32"/>
    </w:rPr>
  </w:style>
  <w:style w:type="character" w:customStyle="1" w:styleId="69">
    <w:name w:val="标题 6 字符"/>
    <w:basedOn w:val="12"/>
    <w:link w:val="8"/>
    <w:qFormat/>
    <w:uiPriority w:val="0"/>
    <w:rPr>
      <w:rFonts w:ascii="Times New Roman" w:hAnsi="Times New Roman" w:eastAsia="宋体"/>
      <w:b/>
      <w:bCs/>
      <w:kern w:val="2"/>
      <w:sz w:val="24"/>
      <w:szCs w:val="22"/>
    </w:rPr>
  </w:style>
  <w:style w:type="paragraph" w:customStyle="1" w:styleId="70">
    <w:name w:val="认可正文1"/>
    <w:basedOn w:val="1"/>
    <w:qFormat/>
    <w:uiPriority w:val="0"/>
    <w:pPr>
      <w:adjustRightInd w:val="0"/>
      <w:spacing w:line="300" w:lineRule="auto"/>
      <w:ind w:right="357" w:firstLine="0" w:firstLineChars="0"/>
      <w:jc w:val="left"/>
    </w:pPr>
    <w:rPr>
      <w:rFonts w:ascii="宋体" w:hAnsi="宋体"/>
    </w:rPr>
  </w:style>
  <w:style w:type="paragraph" w:customStyle="1" w:styleId="71">
    <w:name w:val="封面标准文稿编辑信息"/>
    <w:qFormat/>
    <w:uiPriority w:val="0"/>
    <w:pPr>
      <w:spacing w:before="180" w:line="180" w:lineRule="exact"/>
      <w:jc w:val="center"/>
    </w:pPr>
    <w:rPr>
      <w:rFonts w:ascii="宋体" w:hAnsi="Times New Roman" w:eastAsia="宋体" w:cs="Times New Roman"/>
      <w:sz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microsoft.com/office/2011/relationships/people" Target="people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321792-4B3B-4AB8-AE6E-C1B9159F9CD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4</Pages>
  <Words>2889</Words>
  <Characters>3824</Characters>
  <Lines>43</Lines>
  <Paragraphs>12</Paragraphs>
  <TotalTime>1</TotalTime>
  <ScaleCrop>false</ScaleCrop>
  <LinksUpToDate>false</LinksUpToDate>
  <CharactersWithSpaces>3932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2019-12-19T09:23:00Z</dcterms:created>
  <dc:creator>chian</dc:creator>
  <cp:lastModifiedBy>NotFound 404</cp:lastModifiedBy>
  <cp:lastPrinted>2014-07-11T06:16:00Z</cp:lastPrinted>
  <dcterms:modified xsi:type="dcterms:W3CDTF">2025-12-05T02:48:05Z</dcterms:modified>
  <cp:revision>230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3076-12.2.0.23155</vt:lpwstr>
  </property>
  <property fmtid="{D5CDD505-2E9C-101B-9397-08002B2CF9AE}" pid="3" name="ICV">
    <vt:lpwstr>C56F47C067234FC5B493673062641DA5_13</vt:lpwstr>
  </property>
  <property fmtid="{D5CDD505-2E9C-101B-9397-08002B2CF9AE}" pid="4" name="KSOTemplateDocerSaveRecord">
    <vt:lpwstr>eyJoZGlkIjoiYzI1YTYxOWMxZjE4YjA0OGViOWZiZGJlNzJiY2VhMWMiLCJ1c2VySWQiOiIyOTA2NDE1MzEifQ==</vt:lpwstr>
  </property>
</Properties>
</file>