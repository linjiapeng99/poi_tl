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639"/>
        <w:gridCol w:w="1187"/>
        <w:gridCol w:w="2939"/>
      </w:tblGrid>
      <w:tr w14:paraId="6E6A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9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08331">
            <w:pPr>
              <w:pStyle w:val="38"/>
              <w:bidi w:val="0"/>
              <w:rPr>
                <w:highlight w:val="none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F51AB0B">
            <w:pPr>
              <w:pStyle w:val="38"/>
              <w:bidi w:val="0"/>
              <w:rPr>
                <w:highlight w:val="none"/>
              </w:rPr>
            </w:pPr>
          </w:p>
        </w:tc>
        <w:tc>
          <w:tcPr>
            <w:tcW w:w="1418" w:type="dxa"/>
            <w:tcBorders>
              <w:left w:val="single" w:color="auto" w:sz="4" w:space="0"/>
            </w:tcBorders>
            <w:vAlign w:val="center"/>
          </w:tcPr>
          <w:p w14:paraId="4CCAD2DA">
            <w:pPr>
              <w:pStyle w:val="38"/>
              <w:bidi w:val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报告编号</w:t>
            </w:r>
          </w:p>
        </w:tc>
        <w:tc>
          <w:tcPr>
            <w:tcW w:w="2693" w:type="dxa"/>
            <w:vAlign w:val="center"/>
          </w:tcPr>
          <w:p w14:paraId="3081160D">
            <w:pPr>
              <w:pStyle w:val="38"/>
              <w:bidi w:val="0"/>
              <w:jc w:val="center"/>
              <w:rPr>
                <w:rFonts w:hint="default"/>
                <w:highlight w:val="none"/>
                <w:lang w:val="en-US"/>
              </w:rPr>
            </w:pPr>
            <w:r>
              <w:rPr>
                <w:rFonts w:hint="eastAsia" w:eastAsia="宋体"/>
                <w:lang w:eastAsia="zh-CN"/>
              </w:rPr>
              <w:t>Lab</w:t>
            </w:r>
            <w:r>
              <w:rPr>
                <w:rFonts w:hint="eastAsia"/>
                <w:lang w:val="en-US" w:eastAsia="zh-CN"/>
              </w:rPr>
              <w:t>-${</w:t>
            </w:r>
            <w:r>
              <w:rPr>
                <w:rFonts w:hint="eastAsia"/>
                <w:color w:val="FF0000"/>
                <w:lang w:val="en-US" w:eastAsia="zh-CN"/>
              </w:rPr>
              <w:t>reportNumber</w:t>
            </w:r>
            <w:r>
              <w:rPr>
                <w:rFonts w:hint="eastAsia"/>
                <w:lang w:val="en-US" w:eastAsia="zh-CN"/>
              </w:rPr>
              <w:t>}-DTR</w:t>
            </w:r>
          </w:p>
        </w:tc>
      </w:tr>
      <w:tr w14:paraId="5B22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95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0717A">
            <w:pPr>
              <w:pStyle w:val="38"/>
              <w:bidi w:val="0"/>
              <w:rPr>
                <w:highlight w:val="none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C315025">
            <w:pPr>
              <w:pStyle w:val="38"/>
              <w:bidi w:val="0"/>
              <w:rPr>
                <w:highlight w:val="none"/>
              </w:rPr>
            </w:pPr>
          </w:p>
        </w:tc>
        <w:tc>
          <w:tcPr>
            <w:tcW w:w="1418" w:type="dxa"/>
            <w:tcBorders>
              <w:left w:val="single" w:color="auto" w:sz="4" w:space="0"/>
            </w:tcBorders>
            <w:vAlign w:val="center"/>
          </w:tcPr>
          <w:p w14:paraId="0D901620">
            <w:pPr>
              <w:pStyle w:val="38"/>
              <w:bidi w:val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报告版本</w:t>
            </w:r>
          </w:p>
        </w:tc>
        <w:tc>
          <w:tcPr>
            <w:tcW w:w="2693" w:type="dxa"/>
            <w:vAlign w:val="center"/>
          </w:tcPr>
          <w:p w14:paraId="20D3C4EA">
            <w:pPr>
              <w:pStyle w:val="38"/>
              <w:bidi w:val="0"/>
              <w:jc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${reportVersion}</w:t>
            </w:r>
          </w:p>
        </w:tc>
      </w:tr>
      <w:tr w14:paraId="3A90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195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84B2A">
            <w:pPr>
              <w:pStyle w:val="38"/>
              <w:bidi w:val="0"/>
              <w:rPr>
                <w:highlight w:val="none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50AB8E8">
            <w:pPr>
              <w:pStyle w:val="38"/>
              <w:bidi w:val="0"/>
              <w:rPr>
                <w:highlight w:val="none"/>
              </w:rPr>
            </w:pPr>
          </w:p>
        </w:tc>
        <w:tc>
          <w:tcPr>
            <w:tcW w:w="1418" w:type="dxa"/>
            <w:tcBorders>
              <w:left w:val="single" w:color="auto" w:sz="4" w:space="0"/>
            </w:tcBorders>
            <w:vAlign w:val="center"/>
          </w:tcPr>
          <w:p w14:paraId="0F49BE10">
            <w:pPr>
              <w:pStyle w:val="38"/>
              <w:bidi w:val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总页数</w:t>
            </w:r>
          </w:p>
        </w:tc>
        <w:tc>
          <w:tcPr>
            <w:tcW w:w="2693" w:type="dxa"/>
            <w:vAlign w:val="center"/>
          </w:tcPr>
          <w:p w14:paraId="3CEC3EA4">
            <w:pPr>
              <w:pStyle w:val="38"/>
              <w:bidi w:val="0"/>
              <w:jc w:val="center"/>
              <w:rPr>
                <w:highlight w:val="none"/>
              </w:rPr>
            </w:pPr>
            <w:r>
              <w:rPr>
                <w:rFonts w:hint="eastAsia"/>
                <w:color w:val="FF0000"/>
                <w:highlight w:val="none"/>
              </w:rPr>
              <w:t>共</w:t>
            </w:r>
            <w:r>
              <w:rPr>
                <w:rFonts w:hint="eastAsia"/>
                <w:color w:val="FF0000"/>
                <w:highlight w:val="none"/>
                <w:lang w:val="en-US" w:eastAsia="zh-CN"/>
              </w:rPr>
              <w:t>${reportTotalPage}</w:t>
            </w:r>
            <w:r>
              <w:rPr>
                <w:color w:val="FF0000"/>
                <w:highlight w:val="none"/>
              </w:rPr>
              <w:t>页</w:t>
            </w:r>
          </w:p>
        </w:tc>
      </w:tr>
    </w:tbl>
    <w:p w14:paraId="4B4B2E6E">
      <w:pPr>
        <w:rPr>
          <w:highlight w:val="none"/>
        </w:rPr>
      </w:pPr>
    </w:p>
    <w:p w14:paraId="56E28044">
      <w:pPr>
        <w:rPr>
          <w:highlight w:val="none"/>
        </w:rPr>
      </w:pPr>
    </w:p>
    <w:p w14:paraId="2B2C22D4">
      <w:pPr>
        <w:rPr>
          <w:highlight w:val="none"/>
        </w:rPr>
      </w:pPr>
    </w:p>
    <w:p w14:paraId="57D22B08">
      <w:pPr>
        <w:spacing w:line="336" w:lineRule="auto"/>
        <w:ind w:firstLine="0" w:firstLineChars="0"/>
        <w:jc w:val="center"/>
        <w:rPr>
          <w:rStyle w:val="46"/>
          <w:rFonts w:hint="eastAsia" w:ascii="黑体" w:hAnsi="宋体" w:eastAsia="黑体"/>
          <w:sz w:val="120"/>
          <w:szCs w:val="120"/>
          <w:highlight w:val="none"/>
          <w:lang w:eastAsia="zh-CN"/>
        </w:rPr>
      </w:pPr>
      <w:r>
        <w:rPr>
          <w:rStyle w:val="46"/>
          <w:rFonts w:hint="eastAsia" w:ascii="黑体" w:hAnsi="宋体" w:eastAsia="黑体"/>
          <w:sz w:val="120"/>
          <w:szCs w:val="120"/>
          <w:highlight w:val="none"/>
          <w:lang w:eastAsia="zh-CN"/>
        </w:rPr>
        <w:t>检测报告</w:t>
      </w:r>
    </w:p>
    <w:p w14:paraId="7979A4AD">
      <w:pPr>
        <w:spacing w:line="336" w:lineRule="auto"/>
        <w:ind w:firstLine="0" w:firstLineChars="0"/>
        <w:jc w:val="center"/>
        <w:rPr>
          <w:rStyle w:val="46"/>
          <w:rFonts w:ascii="Arial" w:hAnsi="Arial" w:cs="Arial"/>
          <w:sz w:val="44"/>
          <w:szCs w:val="44"/>
          <w:highlight w:val="none"/>
        </w:rPr>
      </w:pPr>
      <w:r>
        <w:rPr>
          <w:rStyle w:val="46"/>
          <w:rFonts w:hint="eastAsia" w:ascii="Arial" w:hAnsi="Arial" w:eastAsia="楷体_GB2312" w:cs="Arial"/>
          <w:sz w:val="44"/>
          <w:szCs w:val="44"/>
          <w:highlight w:val="none"/>
          <w:lang w:val="en-US" w:eastAsia="zh-CN"/>
        </w:rPr>
        <w:t>DETECTION</w:t>
      </w:r>
      <w:r>
        <w:rPr>
          <w:rStyle w:val="46"/>
          <w:rFonts w:ascii="Arial" w:hAnsi="Arial" w:cs="Arial"/>
          <w:sz w:val="44"/>
          <w:szCs w:val="44"/>
          <w:highlight w:val="none"/>
        </w:rPr>
        <w:t xml:space="preserve"> REPORT</w:t>
      </w:r>
    </w:p>
    <w:p w14:paraId="61DDF868">
      <w:pPr>
        <w:spacing w:line="336" w:lineRule="auto"/>
        <w:ind w:firstLine="0" w:firstLineChars="0"/>
        <w:jc w:val="center"/>
        <w:rPr>
          <w:rFonts w:ascii="黑体" w:hAnsi="黑体" w:eastAsia="黑体"/>
          <w:sz w:val="36"/>
          <w:szCs w:val="36"/>
          <w:highlight w:val="none"/>
        </w:rPr>
      </w:pPr>
      <w:r>
        <w:rPr>
          <w:rFonts w:ascii="黑体" w:hAnsi="黑体" w:eastAsia="黑体"/>
          <w:sz w:val="36"/>
          <w:szCs w:val="36"/>
          <w:highlight w:val="none"/>
        </w:rPr>
        <w:t>（本</w:t>
      </w:r>
      <w:r>
        <w:rPr>
          <w:rFonts w:hint="eastAsia" w:ascii="黑体" w:hAnsi="黑体" w:eastAsia="黑体"/>
          <w:sz w:val="36"/>
          <w:szCs w:val="36"/>
          <w:highlight w:val="none"/>
          <w:lang w:eastAsia="zh-CN"/>
        </w:rPr>
        <w:t>检测报告</w:t>
      </w:r>
      <w:r>
        <w:rPr>
          <w:rFonts w:ascii="黑体" w:hAnsi="黑体" w:eastAsia="黑体"/>
          <w:sz w:val="36"/>
          <w:szCs w:val="36"/>
          <w:highlight w:val="none"/>
        </w:rPr>
        <w:t>未经允许不得部分复制）</w:t>
      </w:r>
    </w:p>
    <w:p w14:paraId="718F620E">
      <w:pPr>
        <w:rPr>
          <w:highlight w:val="none"/>
        </w:rPr>
      </w:pPr>
    </w:p>
    <w:p w14:paraId="6F77B251">
      <w:pPr>
        <w:rPr>
          <w:highlight w:val="none"/>
        </w:rPr>
      </w:pPr>
    </w:p>
    <w:p w14:paraId="1E201476">
      <w:pPr>
        <w:rPr>
          <w:highlight w:val="none"/>
        </w:rPr>
      </w:pPr>
    </w:p>
    <w:tbl>
      <w:tblPr>
        <w:tblStyle w:val="28"/>
        <w:tblW w:w="830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5964"/>
      </w:tblGrid>
      <w:tr w14:paraId="742AD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8" w:type="dxa"/>
            <w:vAlign w:val="center"/>
          </w:tcPr>
          <w:p w14:paraId="347745A2">
            <w:pPr>
              <w:pStyle w:val="51"/>
              <w:spacing w:line="336" w:lineRule="auto"/>
              <w:ind w:firstLine="0" w:firstLineChars="0"/>
              <w:jc w:val="right"/>
              <w:rPr>
                <w:rFonts w:asciiTheme="minorEastAsia" w:hAnsiTheme="minorEastAsia" w:eastAsiaTheme="minorEastAsia"/>
                <w:sz w:val="32"/>
                <w:szCs w:val="32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32"/>
                <w:szCs w:val="32"/>
                <w:highlight w:val="none"/>
                <w:lang w:val="en-US" w:eastAsia="zh-CN"/>
              </w:rPr>
              <w:t>样品</w:t>
            </w:r>
            <w:r>
              <w:rPr>
                <w:rFonts w:hint="eastAsia" w:asciiTheme="minorEastAsia" w:hAnsiTheme="minorEastAsia" w:eastAsiaTheme="minorEastAsia"/>
                <w:sz w:val="32"/>
                <w:szCs w:val="32"/>
                <w:highlight w:val="none"/>
                <w:lang w:eastAsia="zh-CN"/>
              </w:rPr>
              <w:t>名称</w:t>
            </w:r>
            <w:r>
              <w:rPr>
                <w:rFonts w:hint="eastAsia" w:asciiTheme="minorEastAsia" w:hAnsiTheme="minorEastAsia" w:eastAsiaTheme="minorEastAsia"/>
                <w:sz w:val="32"/>
                <w:szCs w:val="32"/>
                <w:highlight w:val="none"/>
              </w:rPr>
              <w:t>：</w:t>
            </w:r>
          </w:p>
        </w:tc>
        <w:tc>
          <w:tcPr>
            <w:tcW w:w="6081" w:type="dxa"/>
            <w:vAlign w:val="center"/>
          </w:tcPr>
          <w:p w14:paraId="256D8409">
            <w:pPr>
              <w:pStyle w:val="51"/>
              <w:spacing w:line="336" w:lineRule="auto"/>
              <w:ind w:firstLine="0" w:firstLineChars="0"/>
              <w:rPr>
                <w:rFonts w:hint="default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  <w:t>${sampleName}</w:t>
            </w:r>
          </w:p>
        </w:tc>
      </w:tr>
      <w:tr w14:paraId="2ADB9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8" w:type="dxa"/>
            <w:vAlign w:val="center"/>
          </w:tcPr>
          <w:p w14:paraId="7851A4A3">
            <w:pPr>
              <w:pStyle w:val="51"/>
              <w:spacing w:line="336" w:lineRule="auto"/>
              <w:ind w:firstLine="0" w:firstLineChars="0"/>
              <w:jc w:val="right"/>
              <w:rPr>
                <w:rFonts w:asciiTheme="minorEastAsia" w:hAnsiTheme="minorEastAsia" w:eastAsiaTheme="minorEastAsia"/>
                <w:sz w:val="32"/>
                <w:szCs w:val="32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32"/>
                <w:szCs w:val="32"/>
                <w:highlight w:val="none"/>
                <w:lang w:val="en-US" w:eastAsia="zh-CN"/>
              </w:rPr>
              <w:t>样品版本</w:t>
            </w:r>
            <w:r>
              <w:rPr>
                <w:rFonts w:hint="eastAsia" w:asciiTheme="minorEastAsia" w:hAnsiTheme="minorEastAsia" w:eastAsiaTheme="minorEastAsia"/>
                <w:sz w:val="32"/>
                <w:szCs w:val="32"/>
                <w:highlight w:val="none"/>
              </w:rPr>
              <w:t>：</w:t>
            </w:r>
          </w:p>
        </w:tc>
        <w:tc>
          <w:tcPr>
            <w:tcW w:w="6081" w:type="dxa"/>
            <w:vAlign w:val="center"/>
          </w:tcPr>
          <w:p w14:paraId="2072426A">
            <w:pPr>
              <w:pStyle w:val="51"/>
              <w:spacing w:line="336" w:lineRule="auto"/>
              <w:ind w:firstLine="0" w:firstLineChars="0"/>
              <w:rPr>
                <w:rFonts w:hint="default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  <w:t>${sampleVersion}</w:t>
            </w:r>
          </w:p>
        </w:tc>
      </w:tr>
      <w:tr w14:paraId="63990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8" w:type="dxa"/>
            <w:vAlign w:val="center"/>
          </w:tcPr>
          <w:p w14:paraId="7581A6D9">
            <w:pPr>
              <w:pStyle w:val="51"/>
              <w:spacing w:line="336" w:lineRule="auto"/>
              <w:ind w:firstLine="0" w:firstLineChars="0"/>
              <w:jc w:val="right"/>
              <w:rPr>
                <w:rFonts w:asciiTheme="minorEastAsia" w:hAnsiTheme="minorEastAsia" w:eastAsiaTheme="minorEastAsia"/>
                <w:sz w:val="32"/>
                <w:szCs w:val="32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32"/>
                <w:szCs w:val="32"/>
                <w:highlight w:val="none"/>
                <w:lang w:eastAsia="zh-CN"/>
              </w:rPr>
              <w:t>检测</w:t>
            </w:r>
            <w:r>
              <w:rPr>
                <w:rFonts w:hint="eastAsia" w:asciiTheme="minorEastAsia" w:hAnsiTheme="minorEastAsia" w:eastAsiaTheme="minorEastAsia"/>
                <w:sz w:val="32"/>
                <w:szCs w:val="32"/>
                <w:highlight w:val="none"/>
              </w:rPr>
              <w:t>类别：</w:t>
            </w:r>
          </w:p>
        </w:tc>
        <w:tc>
          <w:tcPr>
            <w:tcW w:w="6081" w:type="dxa"/>
            <w:vAlign w:val="center"/>
          </w:tcPr>
          <w:p w14:paraId="6F9802A3">
            <w:pPr>
              <w:pStyle w:val="51"/>
              <w:spacing w:line="336" w:lineRule="auto"/>
              <w:ind w:firstLine="0" w:firstLineChars="0"/>
              <w:rPr>
                <w:rFonts w:hint="default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  <w:t>${testType}</w:t>
            </w:r>
          </w:p>
        </w:tc>
      </w:tr>
      <w:tr w14:paraId="7505B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8" w:type="dxa"/>
            <w:vAlign w:val="center"/>
          </w:tcPr>
          <w:p w14:paraId="1C5CA6B7">
            <w:pPr>
              <w:pStyle w:val="51"/>
              <w:spacing w:line="336" w:lineRule="auto"/>
              <w:ind w:firstLine="0" w:firstLineChars="0"/>
              <w:jc w:val="right"/>
              <w:rPr>
                <w:rFonts w:asciiTheme="minorEastAsia" w:hAnsiTheme="minorEastAsia" w:eastAsiaTheme="minorEastAsia"/>
                <w:sz w:val="32"/>
                <w:szCs w:val="32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32"/>
                <w:szCs w:val="32"/>
                <w:highlight w:val="none"/>
              </w:rPr>
              <w:t>委托单位：</w:t>
            </w:r>
          </w:p>
        </w:tc>
        <w:tc>
          <w:tcPr>
            <w:tcW w:w="6081" w:type="dxa"/>
            <w:vAlign w:val="center"/>
          </w:tcPr>
          <w:p w14:paraId="4C354655">
            <w:pPr>
              <w:pStyle w:val="51"/>
              <w:spacing w:line="336" w:lineRule="auto"/>
              <w:ind w:firstLine="0" w:firstLineChars="0"/>
              <w:rPr>
                <w:rFonts w:hint="default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  <w:t>${clientName}</w:t>
            </w:r>
          </w:p>
        </w:tc>
      </w:tr>
      <w:tr w14:paraId="19B77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8" w:type="dxa"/>
            <w:vAlign w:val="center"/>
          </w:tcPr>
          <w:p w14:paraId="02E41987">
            <w:pPr>
              <w:pStyle w:val="51"/>
              <w:spacing w:line="336" w:lineRule="auto"/>
              <w:ind w:firstLine="0" w:firstLineChars="0"/>
              <w:jc w:val="right"/>
              <w:rPr>
                <w:rFonts w:asciiTheme="minorEastAsia" w:hAnsiTheme="minorEastAsia" w:eastAsiaTheme="minorEastAsia"/>
                <w:sz w:val="32"/>
                <w:szCs w:val="32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sz w:val="32"/>
                <w:szCs w:val="32"/>
                <w:highlight w:val="none"/>
              </w:rPr>
              <w:t>报告日期：</w:t>
            </w:r>
          </w:p>
        </w:tc>
        <w:tc>
          <w:tcPr>
            <w:tcW w:w="6081" w:type="dxa"/>
            <w:vAlign w:val="center"/>
          </w:tcPr>
          <w:p w14:paraId="40B09190">
            <w:pPr>
              <w:pStyle w:val="51"/>
              <w:spacing w:line="336" w:lineRule="auto"/>
              <w:ind w:firstLine="0" w:firstLineChars="0"/>
              <w:rPr>
                <w:rFonts w:hint="default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sz w:val="32"/>
                <w:szCs w:val="32"/>
                <w:highlight w:val="none"/>
                <w:lang w:val="en-US" w:eastAsia="zh-CN"/>
              </w:rPr>
              <w:t>${reportDate}</w:t>
            </w:r>
          </w:p>
        </w:tc>
      </w:tr>
    </w:tbl>
    <w:p w14:paraId="508008E2">
      <w:pPr>
        <w:rPr>
          <w:highlight w:val="none"/>
        </w:rPr>
      </w:pPr>
    </w:p>
    <w:p w14:paraId="461F8FC9">
      <w:pPr>
        <w:rPr>
          <w:highlight w:val="none"/>
        </w:rPr>
      </w:pPr>
    </w:p>
    <w:p w14:paraId="52D56FD3">
      <w:pPr>
        <w:rPr>
          <w:highlight w:val="none"/>
        </w:rPr>
      </w:pPr>
    </w:p>
    <w:p w14:paraId="63A9F1E0">
      <w:pPr>
        <w:pStyle w:val="25"/>
        <w:spacing w:line="336" w:lineRule="auto"/>
        <w:ind w:firstLine="643"/>
        <w:rPr>
          <w:sz w:val="44"/>
          <w:szCs w:val="44"/>
          <w:highlight w:val="none"/>
        </w:rPr>
      </w:pPr>
      <w:r>
        <w:rPr>
          <w:highlight w:val="none"/>
        </w:rPr>
        <w:br w:type="page"/>
      </w:r>
      <w:bookmarkStart w:id="0" w:name="_Toc58949720"/>
      <w:bookmarkStart w:id="1" w:name="_Toc30247"/>
      <w:bookmarkStart w:id="2" w:name="_Toc23007"/>
      <w:bookmarkStart w:id="3" w:name="_Toc3135"/>
      <w:bookmarkStart w:id="4" w:name="_Toc2646"/>
      <w:r>
        <w:rPr>
          <w:rFonts w:hint="eastAsia"/>
          <w:sz w:val="44"/>
          <w:szCs w:val="44"/>
          <w:highlight w:val="none"/>
        </w:rPr>
        <w:t>注 意 事 项</w:t>
      </w:r>
      <w:bookmarkEnd w:id="0"/>
      <w:bookmarkEnd w:id="1"/>
      <w:bookmarkEnd w:id="2"/>
      <w:bookmarkEnd w:id="3"/>
      <w:bookmarkEnd w:id="4"/>
    </w:p>
    <w:p w14:paraId="5B79CD0F">
      <w:pPr>
        <w:spacing w:line="336" w:lineRule="auto"/>
        <w:ind w:left="482" w:firstLine="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1、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未盖检测专用章无效。</w:t>
      </w:r>
    </w:p>
    <w:p w14:paraId="4EB2ECE4">
      <w:pPr>
        <w:spacing w:line="336" w:lineRule="auto"/>
        <w:ind w:left="482" w:firstLine="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2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未经允许不得部分复制。</w:t>
      </w:r>
    </w:p>
    <w:p w14:paraId="72364208">
      <w:pPr>
        <w:spacing w:line="336" w:lineRule="auto"/>
        <w:ind w:left="482" w:firstLine="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3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无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、审核、批准人签名或签章无效。</w:t>
      </w:r>
    </w:p>
    <w:p w14:paraId="6FE81A07">
      <w:pPr>
        <w:spacing w:line="336" w:lineRule="auto"/>
        <w:ind w:left="482" w:firstLine="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4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涂改无效。</w:t>
      </w:r>
    </w:p>
    <w:p w14:paraId="29847A2B">
      <w:pPr>
        <w:spacing w:line="336" w:lineRule="auto"/>
        <w:ind w:left="482" w:firstLine="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未盖骑缝章无效。</w:t>
      </w:r>
    </w:p>
    <w:p w14:paraId="26EF1763">
      <w:pPr>
        <w:spacing w:line="336" w:lineRule="auto"/>
        <w:ind w:left="482" w:firstLine="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结束页的“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</w:rPr>
        <w:t>__________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”符号为报告结束标记。</w:t>
      </w:r>
    </w:p>
    <w:p w14:paraId="17DF4030">
      <w:pPr>
        <w:spacing w:line="336" w:lineRule="auto"/>
        <w:ind w:left="482" w:firstLine="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仅对委托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检测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的样品版本及被测状态有效，当被测样品的版本或所部署环境、设备、设施等相关条件发生变化时，本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可能不再适用。</w:t>
      </w:r>
    </w:p>
    <w:p w14:paraId="46A12924">
      <w:pPr>
        <w:spacing w:line="360" w:lineRule="auto"/>
        <w:ind w:left="482" w:firstLine="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版权归委托方和本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公司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共有，其他任何单位和个人均无权使用本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检测报告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。</w:t>
      </w:r>
    </w:p>
    <w:p w14:paraId="1A02F1E6">
      <w:pPr>
        <w:spacing w:line="336" w:lineRule="auto"/>
        <w:ind w:left="482" w:firstLine="0" w:firstLineChars="0"/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、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</w:rPr>
        <w:t>CNAS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：详细认可范围请查询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</w:rPr>
        <w:t>CNAS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网站。</w:t>
      </w:r>
    </w:p>
    <w:p w14:paraId="37ED1D0B">
      <w:pPr>
        <w:spacing w:line="336" w:lineRule="auto"/>
        <w:ind w:left="482" w:firstLine="0" w:firstLineChars="0"/>
        <w:rPr>
          <w:rFonts w:hint="eastAsia" w:ascii="Times New Roman" w:hAnsi="Times New Roman" w:cs="Times New Roman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CMA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：详细认可范围请查询广东省市场监督管理局质量信息公示平台。</w:t>
      </w:r>
    </w:p>
    <w:p w14:paraId="691E3D4F">
      <w:pPr>
        <w:bidi w:val="0"/>
        <w:rPr>
          <w:rFonts w:hint="eastAsia"/>
          <w:highlight w:val="none"/>
        </w:rPr>
      </w:pPr>
    </w:p>
    <w:p w14:paraId="697F8E43">
      <w:pPr>
        <w:bidi w:val="0"/>
        <w:rPr>
          <w:rFonts w:hint="eastAsia"/>
          <w:highlight w:val="none"/>
        </w:rPr>
      </w:pPr>
    </w:p>
    <w:p w14:paraId="1B252434">
      <w:pPr>
        <w:bidi w:val="0"/>
        <w:rPr>
          <w:rFonts w:hint="eastAsia"/>
          <w:highlight w:val="none"/>
        </w:rPr>
      </w:pPr>
    </w:p>
    <w:p w14:paraId="65F15576">
      <w:pPr>
        <w:bidi w:val="0"/>
        <w:rPr>
          <w:rFonts w:hint="eastAsia"/>
          <w:highlight w:val="none"/>
        </w:rPr>
      </w:pPr>
    </w:p>
    <w:p w14:paraId="251DD221">
      <w:pPr>
        <w:bidi w:val="0"/>
        <w:rPr>
          <w:rFonts w:hint="eastAsia"/>
          <w:highlight w:val="none"/>
        </w:rPr>
      </w:pPr>
    </w:p>
    <w:p w14:paraId="6643F958">
      <w:pPr>
        <w:bidi w:val="0"/>
        <w:rPr>
          <w:rFonts w:hint="eastAsia"/>
          <w:highlight w:val="none"/>
        </w:rPr>
      </w:pPr>
    </w:p>
    <w:p w14:paraId="253AD5E8">
      <w:pPr>
        <w:bidi w:val="0"/>
        <w:rPr>
          <w:rFonts w:hint="eastAsia"/>
          <w:highlight w:val="none"/>
        </w:rPr>
      </w:pPr>
    </w:p>
    <w:tbl>
      <w:tblPr>
        <w:tblStyle w:val="28"/>
        <w:tblW w:w="830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6206"/>
      </w:tblGrid>
      <w:tr w14:paraId="69CAA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5" w:type="dxa"/>
            <w:vAlign w:val="top"/>
          </w:tcPr>
          <w:p w14:paraId="477A55B7">
            <w:pPr>
              <w:pStyle w:val="38"/>
              <w:bidi w:val="0"/>
              <w:jc w:val="center"/>
              <w:rPr>
                <w:highlight w:val="none"/>
              </w:rPr>
            </w:pPr>
          </w:p>
        </w:tc>
        <w:tc>
          <w:tcPr>
            <w:tcW w:w="6206" w:type="dxa"/>
            <w:vAlign w:val="center"/>
          </w:tcPr>
          <w:p w14:paraId="173D0F19">
            <w:pPr>
              <w:pStyle w:val="38"/>
              <w:bidi w:val="0"/>
              <w:rPr>
                <w:highlight w:val="none"/>
              </w:rPr>
            </w:pPr>
          </w:p>
        </w:tc>
      </w:tr>
      <w:tr w14:paraId="03ED5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5" w:type="dxa"/>
            <w:vAlign w:val="top"/>
          </w:tcPr>
          <w:p w14:paraId="0E8A8291">
            <w:pPr>
              <w:pStyle w:val="38"/>
              <w:bidi w:val="0"/>
              <w:jc w:val="right"/>
              <w:rPr>
                <w:highlight w:val="none"/>
              </w:rPr>
            </w:pPr>
          </w:p>
        </w:tc>
        <w:tc>
          <w:tcPr>
            <w:tcW w:w="6206" w:type="dxa"/>
            <w:vAlign w:val="center"/>
          </w:tcPr>
          <w:p w14:paraId="173F5555">
            <w:pPr>
              <w:pStyle w:val="38"/>
              <w:bidi w:val="0"/>
              <w:rPr>
                <w:highlight w:val="none"/>
              </w:rPr>
            </w:pPr>
          </w:p>
        </w:tc>
      </w:tr>
      <w:tr w14:paraId="7732B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5" w:type="dxa"/>
            <w:vAlign w:val="top"/>
          </w:tcPr>
          <w:p w14:paraId="5A83ECA3">
            <w:pPr>
              <w:pStyle w:val="38"/>
              <w:bidi w:val="0"/>
              <w:jc w:val="right"/>
              <w:rPr>
                <w:highlight w:val="none"/>
              </w:rPr>
            </w:pPr>
          </w:p>
        </w:tc>
        <w:tc>
          <w:tcPr>
            <w:tcW w:w="6206" w:type="dxa"/>
            <w:vAlign w:val="center"/>
          </w:tcPr>
          <w:p w14:paraId="0BB6BB49">
            <w:pPr>
              <w:pStyle w:val="38"/>
              <w:bidi w:val="0"/>
              <w:rPr>
                <w:highlight w:val="none"/>
              </w:rPr>
            </w:pPr>
          </w:p>
        </w:tc>
      </w:tr>
      <w:tr w14:paraId="1B89D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5" w:type="dxa"/>
            <w:vAlign w:val="top"/>
          </w:tcPr>
          <w:p w14:paraId="716598B6">
            <w:pPr>
              <w:pStyle w:val="38"/>
              <w:bidi w:val="0"/>
              <w:jc w:val="right"/>
              <w:rPr>
                <w:highlight w:val="none"/>
              </w:rPr>
            </w:pPr>
          </w:p>
        </w:tc>
        <w:tc>
          <w:tcPr>
            <w:tcW w:w="6206" w:type="dxa"/>
            <w:vAlign w:val="center"/>
          </w:tcPr>
          <w:p w14:paraId="6097CA3B">
            <w:pPr>
              <w:pStyle w:val="38"/>
              <w:bidi w:val="0"/>
              <w:rPr>
                <w:highlight w:val="none"/>
              </w:rPr>
            </w:pPr>
          </w:p>
        </w:tc>
      </w:tr>
      <w:tr w14:paraId="73F03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5" w:type="dxa"/>
            <w:vAlign w:val="top"/>
          </w:tcPr>
          <w:p w14:paraId="68B82534">
            <w:pPr>
              <w:pStyle w:val="38"/>
              <w:bidi w:val="0"/>
              <w:jc w:val="right"/>
              <w:rPr>
                <w:highlight w:val="none"/>
              </w:rPr>
            </w:pPr>
          </w:p>
        </w:tc>
        <w:tc>
          <w:tcPr>
            <w:tcW w:w="6206" w:type="dxa"/>
            <w:vAlign w:val="center"/>
          </w:tcPr>
          <w:p w14:paraId="75E101F1">
            <w:pPr>
              <w:pStyle w:val="38"/>
              <w:bidi w:val="0"/>
              <w:rPr>
                <w:highlight w:val="none"/>
              </w:rPr>
            </w:pPr>
          </w:p>
        </w:tc>
      </w:tr>
    </w:tbl>
    <w:p w14:paraId="317CB64D">
      <w:pPr>
        <w:spacing w:line="336" w:lineRule="auto"/>
        <w:ind w:firstLine="0" w:firstLineChars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/>
      </w:r>
    </w:p>
    <w:p w14:paraId="5A3B198F">
      <w:pPr>
        <w:spacing w:line="336" w:lineRule="auto"/>
        <w:ind w:left="482" w:firstLine="0" w:firstLineChars="0"/>
        <w:jc w:val="center"/>
        <w:rPr>
          <w:sz w:val="44"/>
          <w:szCs w:val="44"/>
          <w:highlight w:val="none"/>
        </w:rPr>
      </w:pPr>
      <w:r>
        <w:rPr>
          <w:rFonts w:hint="eastAsia"/>
          <w:sz w:val="44"/>
          <w:szCs w:val="44"/>
          <w:highlight w:val="none"/>
        </w:rPr>
        <w:t>修 订 页</w:t>
      </w:r>
    </w:p>
    <w:tbl>
      <w:tblPr>
        <w:tblStyle w:val="28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2435"/>
        <w:gridCol w:w="1050"/>
        <w:gridCol w:w="2236"/>
        <w:gridCol w:w="1359"/>
      </w:tblGrid>
      <w:tr w14:paraId="5728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shd w:val="clear" w:color="auto" w:fill="F2F2F2"/>
            <w:vAlign w:val="center"/>
          </w:tcPr>
          <w:p w14:paraId="4FB45592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  <w:r>
              <w:rPr>
                <w:rFonts w:hint="eastAsia"/>
                <w:szCs w:val="21"/>
              </w:rPr>
              <w:t>${</w:t>
            </w:r>
            <w:r>
              <w:rPr>
                <w:rFonts w:hint="eastAsia"/>
                <w:szCs w:val="21"/>
                <w:lang w:val="en-US" w:eastAsia="zh-CN"/>
              </w:rPr>
              <w:t>reportR</w:t>
            </w:r>
            <w:r>
              <w:rPr>
                <w:rFonts w:hint="eastAsia"/>
                <w:szCs w:val="21"/>
              </w:rPr>
              <w:t>evisionList}</w:t>
            </w:r>
            <w:r>
              <w:rPr>
                <w:rFonts w:hint="eastAsia"/>
                <w:szCs w:val="21"/>
                <w:highlight w:val="none"/>
              </w:rPr>
              <w:t>版本号</w:t>
            </w:r>
          </w:p>
        </w:tc>
        <w:tc>
          <w:tcPr>
            <w:tcW w:w="2435" w:type="dxa"/>
            <w:shd w:val="clear" w:color="auto" w:fill="F2F2F2"/>
            <w:vAlign w:val="center"/>
          </w:tcPr>
          <w:p w14:paraId="150F8DF0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修改内容摘要</w:t>
            </w:r>
          </w:p>
        </w:tc>
        <w:tc>
          <w:tcPr>
            <w:tcW w:w="1050" w:type="dxa"/>
            <w:shd w:val="clear" w:color="auto" w:fill="F2F2F2"/>
            <w:vAlign w:val="center"/>
          </w:tcPr>
          <w:p w14:paraId="22A416E1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修改人</w:t>
            </w:r>
          </w:p>
        </w:tc>
        <w:tc>
          <w:tcPr>
            <w:tcW w:w="2236" w:type="dxa"/>
            <w:shd w:val="clear" w:color="auto" w:fill="F2F2F2"/>
            <w:vAlign w:val="center"/>
          </w:tcPr>
          <w:p w14:paraId="772786CF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修改日期</w:t>
            </w:r>
          </w:p>
        </w:tc>
        <w:tc>
          <w:tcPr>
            <w:tcW w:w="1359" w:type="dxa"/>
            <w:shd w:val="clear" w:color="auto" w:fill="F2F2F2"/>
            <w:vAlign w:val="center"/>
          </w:tcPr>
          <w:p w14:paraId="5CF74C9E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  <w:r>
              <w:rPr>
                <w:szCs w:val="21"/>
                <w:highlight w:val="none"/>
              </w:rPr>
              <w:t>备注</w:t>
            </w:r>
          </w:p>
        </w:tc>
      </w:tr>
      <w:tr w14:paraId="5A7EA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014BB2FE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</w:t>
            </w:r>
            <w:r>
              <w:rPr>
                <w:color w:val="FF0000"/>
                <w:szCs w:val="21"/>
              </w:rPr>
              <w:t>revisionVersion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]</w:t>
            </w:r>
          </w:p>
        </w:tc>
        <w:tc>
          <w:tcPr>
            <w:tcW w:w="2435" w:type="dxa"/>
            <w:vAlign w:val="center"/>
          </w:tcPr>
          <w:p w14:paraId="1BB42119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</w:t>
            </w:r>
            <w:r>
              <w:rPr>
                <w:color w:val="FF0000"/>
                <w:szCs w:val="21"/>
              </w:rPr>
              <w:t>revisionContent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]</w:t>
            </w:r>
          </w:p>
        </w:tc>
        <w:tc>
          <w:tcPr>
            <w:tcW w:w="1050" w:type="dxa"/>
            <w:vAlign w:val="center"/>
          </w:tcPr>
          <w:p w14:paraId="4F571DA1">
            <w:pPr>
              <w:spacing w:line="336" w:lineRule="auto"/>
              <w:ind w:firstLine="0" w:firstLineChars="0"/>
              <w:rPr>
                <w:rFonts w:hint="default" w:eastAsia="宋体"/>
                <w:color w:val="FF000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</w:t>
            </w:r>
            <w:r>
              <w:rPr>
                <w:color w:val="FF0000"/>
                <w:szCs w:val="21"/>
              </w:rPr>
              <w:t>testManagerUser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]</w:t>
            </w:r>
          </w:p>
        </w:tc>
        <w:tc>
          <w:tcPr>
            <w:tcW w:w="2236" w:type="dxa"/>
            <w:vAlign w:val="center"/>
          </w:tcPr>
          <w:p w14:paraId="4F968D0E">
            <w:pPr>
              <w:spacing w:line="336" w:lineRule="auto"/>
              <w:ind w:firstLine="0" w:firstLineChars="0"/>
              <w:rPr>
                <w:rFonts w:hint="default" w:ascii="Times New Roman" w:hAnsi="Times New Roman" w:eastAsia="宋体" w:cs="Times New Roman"/>
                <w:color w:val="FF0000"/>
                <w:szCs w:val="21"/>
                <w:highlight w:val="none"/>
                <w:lang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[revisionDate]</w:t>
            </w:r>
          </w:p>
        </w:tc>
        <w:tc>
          <w:tcPr>
            <w:tcW w:w="1359" w:type="dxa"/>
            <w:vAlign w:val="center"/>
          </w:tcPr>
          <w:p w14:paraId="5BF66FB3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[revisionRemark]</w:t>
            </w:r>
          </w:p>
        </w:tc>
      </w:tr>
      <w:tr w14:paraId="4E6C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56D6D4F9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67658845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629353AD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277C1E18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42AFCA5D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  <w:tr w14:paraId="2BB3C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76529F2D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4E514D9A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786F1EE7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5ECF0BB8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55AE97D2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  <w:tr w14:paraId="762FE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508F4404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0CEE8BD1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4A2D642B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1B462A4E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59034788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  <w:tr w14:paraId="5E77D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27896174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4762BFED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372576A2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73C00662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3E98EB49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  <w:tr w14:paraId="72C6A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380848D1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743365EA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20A93F61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2536FA97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38604547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  <w:tr w14:paraId="1466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74EEABEE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04C9863E">
            <w:pPr>
              <w:spacing w:line="336" w:lineRule="auto"/>
              <w:ind w:firstLine="0" w:firstLineChars="0"/>
              <w:rPr>
                <w:rFonts w:hint="eastAsia" w:ascii="Wingdings 2" w:hAnsi="Wingdings 2"/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23F5B845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045D0B93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32E32568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  <w:tr w14:paraId="5547D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07F84660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71DB42ED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077CF7C4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29A743E0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5C783B08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  <w:tr w14:paraId="3F82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52F7D207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18427136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471C59BB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2F3E9039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2CF99A32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  <w:tr w14:paraId="50A4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359E4E3A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185D1620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33312B2F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3ED16F53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3A0F52FB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  <w:tr w14:paraId="00A31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20" w:type="dxa"/>
            <w:vAlign w:val="center"/>
          </w:tcPr>
          <w:p w14:paraId="4E7C846E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  <w:tc>
          <w:tcPr>
            <w:tcW w:w="2435" w:type="dxa"/>
            <w:vAlign w:val="center"/>
          </w:tcPr>
          <w:p w14:paraId="6608F0D0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050" w:type="dxa"/>
            <w:vAlign w:val="center"/>
          </w:tcPr>
          <w:p w14:paraId="6404D50B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2236" w:type="dxa"/>
            <w:vAlign w:val="center"/>
          </w:tcPr>
          <w:p w14:paraId="7628847A">
            <w:pPr>
              <w:spacing w:line="336" w:lineRule="auto"/>
              <w:ind w:firstLine="0" w:firstLineChars="0"/>
              <w:rPr>
                <w:szCs w:val="21"/>
                <w:highlight w:val="none"/>
              </w:rPr>
            </w:pPr>
          </w:p>
        </w:tc>
        <w:tc>
          <w:tcPr>
            <w:tcW w:w="1359" w:type="dxa"/>
            <w:vAlign w:val="center"/>
          </w:tcPr>
          <w:p w14:paraId="68448A1D">
            <w:pPr>
              <w:spacing w:line="336" w:lineRule="auto"/>
              <w:ind w:firstLine="0" w:firstLineChars="0"/>
              <w:jc w:val="center"/>
              <w:rPr>
                <w:szCs w:val="21"/>
                <w:highlight w:val="none"/>
              </w:rPr>
            </w:pPr>
          </w:p>
        </w:tc>
      </w:tr>
    </w:tbl>
    <w:p w14:paraId="4CDABCAA">
      <w:pPr>
        <w:pStyle w:val="25"/>
        <w:spacing w:line="336" w:lineRule="auto"/>
        <w:ind w:firstLine="643"/>
        <w:rPr>
          <w:sz w:val="44"/>
          <w:szCs w:val="44"/>
          <w:highlight w:val="none"/>
        </w:rPr>
      </w:pPr>
      <w:r>
        <w:rPr>
          <w:highlight w:val="none"/>
          <w:lang w:val="pt-BR"/>
        </w:rPr>
        <w:br w:type="page"/>
      </w:r>
      <w:bookmarkStart w:id="5" w:name="_Toc20630"/>
      <w:bookmarkStart w:id="6" w:name="_Toc58949721"/>
      <w:bookmarkStart w:id="7" w:name="_Toc31942"/>
      <w:bookmarkStart w:id="8" w:name="_Toc37671808"/>
      <w:r>
        <w:rPr>
          <w:rFonts w:hint="eastAsia"/>
          <w:sz w:val="44"/>
          <w:szCs w:val="44"/>
          <w:highlight w:val="none"/>
        </w:rPr>
        <w:t xml:space="preserve">目 </w:t>
      </w:r>
      <w:r>
        <w:rPr>
          <w:sz w:val="44"/>
          <w:szCs w:val="44"/>
          <w:highlight w:val="none"/>
        </w:rPr>
        <w:t xml:space="preserve">  </w:t>
      </w:r>
      <w:r>
        <w:rPr>
          <w:rFonts w:hint="eastAsia"/>
          <w:sz w:val="44"/>
          <w:szCs w:val="44"/>
          <w:highlight w:val="none"/>
        </w:rPr>
        <w:t>录</w:t>
      </w:r>
      <w:bookmarkEnd w:id="5"/>
      <w:bookmarkEnd w:id="6"/>
      <w:bookmarkEnd w:id="7"/>
      <w:bookmarkEnd w:id="8"/>
    </w:p>
    <w:p w14:paraId="1A295788">
      <w:pPr>
        <w:pStyle w:val="19"/>
        <w:tabs>
          <w:tab w:val="right" w:leader="dot" w:pos="8306"/>
          <w:tab w:val="clear" w:pos="8302"/>
        </w:tabs>
      </w:pPr>
      <w:r>
        <w:rPr>
          <w:rStyle w:val="73"/>
          <w:highlight w:val="none"/>
        </w:rPr>
        <w:fldChar w:fldCharType="begin"/>
      </w:r>
      <w:r>
        <w:rPr>
          <w:rStyle w:val="73"/>
          <w:highlight w:val="none"/>
        </w:rPr>
        <w:instrText xml:space="preserve">TOC \o "1-4" \h \u </w:instrText>
      </w:r>
      <w:r>
        <w:rPr>
          <w:rStyle w:val="73"/>
          <w:highlight w:val="none"/>
        </w:rPr>
        <w:fldChar w:fldCharType="separate"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_Toc3135 </w:instrText>
      </w:r>
      <w:r>
        <w:rPr>
          <w:highlight w:val="none"/>
        </w:rPr>
        <w:fldChar w:fldCharType="separate"/>
      </w:r>
      <w:r>
        <w:rPr>
          <w:rFonts w:hint="eastAsia"/>
          <w:szCs w:val="44"/>
          <w:highlight w:val="none"/>
        </w:rPr>
        <w:t>注 意 事 项</w:t>
      </w:r>
      <w:r>
        <w:tab/>
      </w:r>
      <w:r>
        <w:fldChar w:fldCharType="begin"/>
      </w:r>
      <w:r>
        <w:instrText xml:space="preserve"> PAGEREF _Toc3135 \h </w:instrText>
      </w:r>
      <w:r>
        <w:fldChar w:fldCharType="separate"/>
      </w:r>
      <w:r>
        <w:t>2</w:t>
      </w:r>
      <w:r>
        <w:fldChar w:fldCharType="end"/>
      </w:r>
      <w:r>
        <w:rPr>
          <w:highlight w:val="none"/>
        </w:rPr>
        <w:fldChar w:fldCharType="end"/>
      </w:r>
    </w:p>
    <w:p w14:paraId="3BEADDFA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_Toc20630 </w:instrText>
      </w:r>
      <w:r>
        <w:rPr>
          <w:highlight w:val="none"/>
        </w:rPr>
        <w:fldChar w:fldCharType="separate"/>
      </w:r>
      <w:r>
        <w:rPr>
          <w:rFonts w:hint="eastAsia"/>
          <w:szCs w:val="44"/>
          <w:highlight w:val="none"/>
        </w:rPr>
        <w:t xml:space="preserve">目 </w:t>
      </w:r>
      <w:r>
        <w:rPr>
          <w:szCs w:val="44"/>
          <w:highlight w:val="none"/>
        </w:rPr>
        <w:t xml:space="preserve">  </w:t>
      </w:r>
      <w:r>
        <w:rPr>
          <w:rFonts w:hint="eastAsia"/>
          <w:szCs w:val="44"/>
          <w:highlight w:val="none"/>
        </w:rPr>
        <w:t>录</w:t>
      </w:r>
      <w:r>
        <w:tab/>
      </w:r>
      <w:r>
        <w:fldChar w:fldCharType="begin"/>
      </w:r>
      <w:r>
        <w:instrText xml:space="preserve"> PAGEREF _Toc20630 \h </w:instrText>
      </w:r>
      <w:r>
        <w:fldChar w:fldCharType="separate"/>
      </w:r>
      <w:r>
        <w:t>4</w:t>
      </w:r>
      <w:r>
        <w:fldChar w:fldCharType="end"/>
      </w:r>
      <w:r>
        <w:rPr>
          <w:highlight w:val="none"/>
        </w:rPr>
        <w:fldChar w:fldCharType="end"/>
      </w:r>
    </w:p>
    <w:p w14:paraId="36029AFE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_Toc20777 </w:instrText>
      </w:r>
      <w:r>
        <w:rPr>
          <w:highlight w:val="none"/>
        </w:rPr>
        <w:fldChar w:fldCharType="separate"/>
      </w:r>
      <w:r>
        <w:rPr>
          <w:rFonts w:hint="eastAsia"/>
          <w:szCs w:val="36"/>
          <w:highlight w:val="none"/>
          <w:lang w:val="en-US" w:eastAsia="zh-CN"/>
        </w:rPr>
        <w:t>检</w:t>
      </w:r>
      <w:r>
        <w:rPr>
          <w:rFonts w:hint="eastAsia"/>
          <w:szCs w:val="36"/>
          <w:highlight w:val="none"/>
        </w:rPr>
        <w:t xml:space="preserve"> </w:t>
      </w:r>
      <w:r>
        <w:rPr>
          <w:rFonts w:hint="eastAsia"/>
          <w:szCs w:val="36"/>
          <w:highlight w:val="none"/>
          <w:lang w:val="en-US" w:eastAsia="zh-CN"/>
        </w:rPr>
        <w:t>测</w:t>
      </w:r>
      <w:r>
        <w:rPr>
          <w:rFonts w:hint="eastAsia"/>
          <w:szCs w:val="36"/>
          <w:highlight w:val="none"/>
        </w:rPr>
        <w:t xml:space="preserve"> 报 告</w:t>
      </w:r>
      <w:r>
        <w:tab/>
      </w:r>
      <w:r>
        <w:fldChar w:fldCharType="begin"/>
      </w:r>
      <w:r>
        <w:instrText xml:space="preserve"> PAGEREF _Toc20777 \h </w:instrText>
      </w:r>
      <w:r>
        <w:fldChar w:fldCharType="separate"/>
      </w:r>
      <w:r>
        <w:t>6</w:t>
      </w:r>
      <w:r>
        <w:fldChar w:fldCharType="end"/>
      </w:r>
      <w:r>
        <w:rPr>
          <w:highlight w:val="none"/>
        </w:rPr>
        <w:fldChar w:fldCharType="end"/>
      </w:r>
    </w:p>
    <w:p w14:paraId="6FE572BA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_Toc16732 </w:instrText>
      </w:r>
      <w:r>
        <w:rPr>
          <w:highlight w:val="none"/>
        </w:rPr>
        <w:fldChar w:fldCharType="separate"/>
      </w:r>
      <w:r>
        <w:rPr>
          <w:rFonts w:hint="default" w:ascii="黑体" w:hAnsi="黑体" w:eastAsia="黑体" w:cs="宋体"/>
          <w:szCs w:val="36"/>
        </w:rPr>
        <w:t xml:space="preserve">附件1 </w:t>
      </w:r>
      <w:r>
        <w:rPr>
          <w:rFonts w:hint="eastAsia"/>
          <w:szCs w:val="36"/>
          <w:highlight w:val="none"/>
          <w:lang w:eastAsia="zh-CN"/>
        </w:rPr>
        <w:t>检测</w:t>
      </w:r>
      <w:r>
        <w:rPr>
          <w:rFonts w:hint="eastAsia"/>
          <w:szCs w:val="36"/>
          <w:highlight w:val="none"/>
        </w:rPr>
        <w:t>样品清单</w:t>
      </w:r>
      <w:r>
        <w:tab/>
      </w:r>
      <w:r>
        <w:fldChar w:fldCharType="begin"/>
      </w:r>
      <w:r>
        <w:instrText xml:space="preserve"> PAGEREF _Toc16732 \h </w:instrText>
      </w:r>
      <w:r>
        <w:fldChar w:fldCharType="separate"/>
      </w:r>
      <w:r>
        <w:t>10</w:t>
      </w:r>
      <w:r>
        <w:fldChar w:fldCharType="end"/>
      </w:r>
      <w:r>
        <w:rPr>
          <w:highlight w:val="none"/>
        </w:rPr>
        <w:fldChar w:fldCharType="end"/>
      </w:r>
    </w:p>
    <w:p w14:paraId="0DA2CA4B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_Toc19185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  <w:lang w:val="en-US" w:eastAsia="zh-CN"/>
        </w:rPr>
        <w:t xml:space="preserve">1.1 </w:t>
      </w:r>
      <w:r>
        <w:rPr>
          <w:rFonts w:hint="eastAsia"/>
          <w:lang w:val="en-US" w:eastAsia="zh-CN"/>
        </w:rPr>
        <w:t>样品清单</w:t>
      </w:r>
      <w:r>
        <w:tab/>
      </w:r>
      <w:r>
        <w:fldChar w:fldCharType="begin"/>
      </w:r>
      <w:r>
        <w:instrText xml:space="preserve"> PAGEREF _Toc19185 \h </w:instrText>
      </w:r>
      <w:r>
        <w:fldChar w:fldCharType="separate"/>
      </w:r>
      <w:r>
        <w:t>10</w:t>
      </w:r>
      <w:r>
        <w:fldChar w:fldCharType="end"/>
      </w:r>
      <w:r>
        <w:rPr>
          <w:highlight w:val="none"/>
        </w:rPr>
        <w:fldChar w:fldCharType="end"/>
      </w:r>
    </w:p>
    <w:p w14:paraId="732F785B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_Toc20440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  <w:lang w:val="en-US" w:eastAsia="zh-CN"/>
        </w:rPr>
        <w:t xml:space="preserve">1.2 </w:t>
      </w:r>
      <w:r>
        <w:rPr>
          <w:rFonts w:hint="eastAsia"/>
          <w:lang w:val="en-US" w:eastAsia="zh-CN"/>
        </w:rPr>
        <w:t>文档清单</w:t>
      </w:r>
      <w:r>
        <w:tab/>
      </w:r>
      <w:r>
        <w:fldChar w:fldCharType="begin"/>
      </w:r>
      <w:r>
        <w:instrText xml:space="preserve"> PAGEREF _Toc20440 \h </w:instrText>
      </w:r>
      <w:r>
        <w:fldChar w:fldCharType="separate"/>
      </w:r>
      <w:r>
        <w:t>10</w:t>
      </w:r>
      <w:r>
        <w:fldChar w:fldCharType="end"/>
      </w:r>
      <w:r>
        <w:rPr>
          <w:highlight w:val="none"/>
        </w:rPr>
        <w:fldChar w:fldCharType="end"/>
      </w:r>
    </w:p>
    <w:p w14:paraId="64DF9CEC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_Toc2978 </w:instrText>
      </w:r>
      <w:r>
        <w:rPr>
          <w:highlight w:val="none"/>
        </w:rPr>
        <w:fldChar w:fldCharType="separate"/>
      </w:r>
      <w:r>
        <w:rPr>
          <w:rFonts w:hint="default" w:ascii="黑体" w:hAnsi="黑体" w:eastAsia="黑体" w:cs="宋体"/>
          <w:szCs w:val="36"/>
        </w:rPr>
        <w:t xml:space="preserve">附件2 </w:t>
      </w:r>
      <w:r>
        <w:rPr>
          <w:rFonts w:hint="eastAsia"/>
          <w:szCs w:val="36"/>
          <w:highlight w:val="none"/>
          <w:lang w:eastAsia="zh-CN"/>
        </w:rPr>
        <w:t>检测</w:t>
      </w:r>
      <w:r>
        <w:rPr>
          <w:rFonts w:hint="eastAsia"/>
          <w:szCs w:val="36"/>
          <w:highlight w:val="none"/>
        </w:rPr>
        <w:t>硬件与软件环境</w:t>
      </w:r>
      <w:r>
        <w:tab/>
      </w:r>
      <w:r>
        <w:fldChar w:fldCharType="begin"/>
      </w:r>
      <w:r>
        <w:instrText xml:space="preserve"> PAGEREF _Toc2978 \h </w:instrText>
      </w:r>
      <w:r>
        <w:fldChar w:fldCharType="separate"/>
      </w:r>
      <w:r>
        <w:t>11</w:t>
      </w:r>
      <w:r>
        <w:fldChar w:fldCharType="end"/>
      </w:r>
      <w:r>
        <w:rPr>
          <w:highlight w:val="none"/>
        </w:rPr>
        <w:fldChar w:fldCharType="end"/>
      </w:r>
    </w:p>
    <w:p w14:paraId="261670E2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_Toc10865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</w:rPr>
        <w:t xml:space="preserve">2.1 </w:t>
      </w:r>
      <w:r>
        <w:rPr>
          <w:rFonts w:hint="eastAsia"/>
          <w:highlight w:val="none"/>
          <w:lang w:val="en-US" w:eastAsia="zh-CN"/>
        </w:rPr>
        <w:t>服务端</w:t>
      </w:r>
      <w:r>
        <w:rPr>
          <w:rFonts w:hint="eastAsia"/>
          <w:highlight w:val="none"/>
        </w:rPr>
        <w:t>环境配置</w:t>
      </w:r>
      <w:r>
        <w:tab/>
      </w:r>
      <w:r>
        <w:fldChar w:fldCharType="begin"/>
      </w:r>
      <w:r>
        <w:instrText xml:space="preserve"> PAGEREF _Toc10865 \h </w:instrText>
      </w:r>
      <w:r>
        <w:fldChar w:fldCharType="separate"/>
      </w:r>
      <w:r>
        <w:t>11</w:t>
      </w:r>
      <w:r>
        <w:fldChar w:fldCharType="end"/>
      </w:r>
      <w:r>
        <w:rPr>
          <w:highlight w:val="none"/>
        </w:rPr>
        <w:fldChar w:fldCharType="end"/>
      </w:r>
    </w:p>
    <w:p w14:paraId="22C1E941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_Toc619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</w:rPr>
        <w:t xml:space="preserve">2.2 </w:t>
      </w:r>
      <w:r>
        <w:rPr>
          <w:rFonts w:hint="eastAsia"/>
          <w:highlight w:val="none"/>
          <w:lang w:val="en-US" w:eastAsia="zh-CN"/>
        </w:rPr>
        <w:t>客户端</w:t>
      </w:r>
      <w:r>
        <w:rPr>
          <w:rFonts w:hint="eastAsia"/>
          <w:highlight w:val="none"/>
        </w:rPr>
        <w:t>环境配置</w:t>
      </w:r>
      <w:r>
        <w:tab/>
      </w:r>
      <w:r>
        <w:fldChar w:fldCharType="begin"/>
      </w:r>
      <w:r>
        <w:instrText xml:space="preserve"> PAGEREF _Toc619 \h </w:instrText>
      </w:r>
      <w:r>
        <w:fldChar w:fldCharType="separate"/>
      </w:r>
      <w:r>
        <w:t>11</w:t>
      </w:r>
      <w:r>
        <w:fldChar w:fldCharType="end"/>
      </w:r>
      <w:r>
        <w:rPr>
          <w:highlight w:val="none"/>
        </w:rPr>
        <w:fldChar w:fldCharType="end"/>
      </w:r>
    </w:p>
    <w:p w14:paraId="7D646EFB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_Toc7293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  <w:lang w:val="en-US" w:eastAsia="zh-CN"/>
        </w:rPr>
        <w:t xml:space="preserve">2.3 </w:t>
      </w:r>
      <w:r>
        <w:rPr>
          <w:rFonts w:hint="eastAsia"/>
          <w:highlight w:val="none"/>
          <w:lang w:val="en-US" w:eastAsia="zh-CN"/>
        </w:rPr>
        <w:t>网络环境</w:t>
      </w:r>
      <w:r>
        <w:tab/>
      </w:r>
      <w:r>
        <w:fldChar w:fldCharType="begin"/>
      </w:r>
      <w:r>
        <w:instrText xml:space="preserve"> PAGEREF _Toc7293 \h </w:instrText>
      </w:r>
      <w:r>
        <w:fldChar w:fldCharType="separate"/>
      </w:r>
      <w:r>
        <w:t>12</w:t>
      </w:r>
      <w:r>
        <w:fldChar w:fldCharType="end"/>
      </w:r>
      <w:r>
        <w:rPr>
          <w:highlight w:val="none"/>
        </w:rPr>
        <w:fldChar w:fldCharType="end"/>
      </w:r>
    </w:p>
    <w:p w14:paraId="564D56DA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_Toc27325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  <w:lang w:val="en-US" w:eastAsia="zh-CN"/>
        </w:rPr>
        <w:t xml:space="preserve">2.4 </w:t>
      </w:r>
      <w:r>
        <w:rPr>
          <w:rFonts w:hint="eastAsia"/>
          <w:highlight w:val="none"/>
          <w:lang w:val="en-US" w:eastAsia="zh-CN"/>
        </w:rPr>
        <w:t>温湿度环境</w:t>
      </w:r>
      <w:r>
        <w:tab/>
      </w:r>
      <w:r>
        <w:fldChar w:fldCharType="begin"/>
      </w:r>
      <w:r>
        <w:instrText xml:space="preserve"> PAGEREF _Toc27325 \h </w:instrText>
      </w:r>
      <w:r>
        <w:fldChar w:fldCharType="separate"/>
      </w:r>
      <w:r>
        <w:t>12</w:t>
      </w:r>
      <w:r>
        <w:fldChar w:fldCharType="end"/>
      </w:r>
      <w:r>
        <w:rPr>
          <w:highlight w:val="none"/>
        </w:rPr>
        <w:fldChar w:fldCharType="end"/>
      </w:r>
    </w:p>
    <w:p w14:paraId="761D7913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_Toc25416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  <w:lang w:val="en-US" w:eastAsia="zh-CN"/>
        </w:rPr>
        <w:t xml:space="preserve">2.5 </w:t>
      </w:r>
      <w:r>
        <w:rPr>
          <w:rFonts w:hint="eastAsia"/>
          <w:highlight w:val="none"/>
          <w:lang w:val="en-US" w:eastAsia="zh-CN"/>
        </w:rPr>
        <w:t>检测工具</w:t>
      </w:r>
      <w:r>
        <w:tab/>
      </w:r>
      <w:r>
        <w:fldChar w:fldCharType="begin"/>
      </w:r>
      <w:r>
        <w:instrText xml:space="preserve"> PAGEREF _Toc25416 \h </w:instrText>
      </w:r>
      <w:r>
        <w:fldChar w:fldCharType="separate"/>
      </w:r>
      <w:r>
        <w:t>12</w:t>
      </w:r>
      <w:r>
        <w:fldChar w:fldCharType="end"/>
      </w:r>
      <w:r>
        <w:rPr>
          <w:highlight w:val="none"/>
        </w:rPr>
        <w:fldChar w:fldCharType="end"/>
      </w:r>
    </w:p>
    <w:p w14:paraId="6269EF35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_Toc26033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  <w:lang w:val="en-US" w:eastAsia="zh-CN"/>
        </w:rPr>
        <w:t xml:space="preserve">2.6 </w:t>
      </w:r>
      <w:r>
        <w:rPr>
          <w:rFonts w:hint="eastAsia"/>
          <w:highlight w:val="none"/>
          <w:lang w:val="en-US" w:eastAsia="zh-CN"/>
        </w:rPr>
        <w:t>网络拓扑图</w:t>
      </w:r>
      <w:r>
        <w:tab/>
      </w:r>
      <w:r>
        <w:fldChar w:fldCharType="begin"/>
      </w:r>
      <w:r>
        <w:instrText xml:space="preserve"> PAGEREF _Toc26033 \h </w:instrText>
      </w:r>
      <w:r>
        <w:fldChar w:fldCharType="separate"/>
      </w:r>
      <w:r>
        <w:t>12</w:t>
      </w:r>
      <w:r>
        <w:fldChar w:fldCharType="end"/>
      </w:r>
      <w:r>
        <w:rPr>
          <w:highlight w:val="none"/>
        </w:rPr>
        <w:fldChar w:fldCharType="end"/>
      </w:r>
    </w:p>
    <w:p w14:paraId="23875125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_Toc6281 </w:instrText>
      </w:r>
      <w:r>
        <w:rPr>
          <w:highlight w:val="none"/>
        </w:rPr>
        <w:fldChar w:fldCharType="separate"/>
      </w:r>
      <w:r>
        <w:rPr>
          <w:rFonts w:hint="default" w:ascii="黑体" w:hAnsi="黑体" w:eastAsia="黑体" w:cs="宋体"/>
          <w:szCs w:val="36"/>
        </w:rPr>
        <w:t xml:space="preserve">附件3 </w:t>
      </w:r>
      <w:r>
        <w:rPr>
          <w:rFonts w:hint="eastAsia"/>
          <w:szCs w:val="36"/>
          <w:highlight w:val="none"/>
          <w:lang w:eastAsia="zh-CN"/>
        </w:rPr>
        <w:t>检测</w:t>
      </w:r>
      <w:r>
        <w:rPr>
          <w:rFonts w:hint="eastAsia"/>
          <w:szCs w:val="36"/>
          <w:highlight w:val="none"/>
        </w:rPr>
        <w:t>通过准则</w:t>
      </w:r>
      <w:r>
        <w:tab/>
      </w:r>
      <w:r>
        <w:fldChar w:fldCharType="begin"/>
      </w:r>
      <w:r>
        <w:instrText xml:space="preserve"> PAGEREF _Toc6281 \h </w:instrText>
      </w:r>
      <w:r>
        <w:fldChar w:fldCharType="separate"/>
      </w:r>
      <w:r>
        <w:t>13</w:t>
      </w:r>
      <w:r>
        <w:fldChar w:fldCharType="end"/>
      </w:r>
      <w:r>
        <w:rPr>
          <w:highlight w:val="none"/>
        </w:rPr>
        <w:fldChar w:fldCharType="end"/>
      </w:r>
    </w:p>
    <w:p w14:paraId="182E2936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_Toc5945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</w:rPr>
        <w:t xml:space="preserve">3.1 </w:t>
      </w:r>
      <w:r>
        <w:rPr>
          <w:rFonts w:hint="eastAsia"/>
        </w:rPr>
        <w:t>缺陷严重程度划分</w:t>
      </w:r>
      <w:r>
        <w:tab/>
      </w:r>
      <w:r>
        <w:fldChar w:fldCharType="begin"/>
      </w:r>
      <w:r>
        <w:instrText xml:space="preserve"> PAGEREF _Toc5945 \h </w:instrText>
      </w:r>
      <w:r>
        <w:fldChar w:fldCharType="separate"/>
      </w:r>
      <w:r>
        <w:t>13</w:t>
      </w:r>
      <w:r>
        <w:fldChar w:fldCharType="end"/>
      </w:r>
      <w:r>
        <w:rPr>
          <w:highlight w:val="none"/>
        </w:rPr>
        <w:fldChar w:fldCharType="end"/>
      </w:r>
    </w:p>
    <w:p w14:paraId="31E36D02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_Toc17714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</w:rPr>
        <w:t xml:space="preserve">3.2 </w:t>
      </w:r>
      <w:r>
        <w:rPr>
          <w:rFonts w:hint="eastAsia"/>
          <w:lang w:eastAsia="zh-CN"/>
        </w:rPr>
        <w:t>检测</w:t>
      </w:r>
      <w:r>
        <w:rPr>
          <w:rFonts w:hint="eastAsia"/>
        </w:rPr>
        <w:t>结论与缺陷处理</w:t>
      </w:r>
      <w:r>
        <w:tab/>
      </w:r>
      <w:r>
        <w:fldChar w:fldCharType="begin"/>
      </w:r>
      <w:r>
        <w:instrText xml:space="preserve"> PAGEREF _Toc17714 \h </w:instrText>
      </w:r>
      <w:r>
        <w:fldChar w:fldCharType="separate"/>
      </w:r>
      <w:r>
        <w:t>13</w:t>
      </w:r>
      <w:r>
        <w:fldChar w:fldCharType="end"/>
      </w:r>
      <w:r>
        <w:rPr>
          <w:highlight w:val="none"/>
        </w:rPr>
        <w:fldChar w:fldCharType="end"/>
      </w:r>
    </w:p>
    <w:p w14:paraId="1E5C0E9A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_Toc11808 </w:instrText>
      </w:r>
      <w:r>
        <w:rPr>
          <w:highlight w:val="none"/>
        </w:rPr>
        <w:fldChar w:fldCharType="separate"/>
      </w:r>
      <w:r>
        <w:rPr>
          <w:rFonts w:hint="default" w:ascii="黑体" w:hAnsi="黑体" w:eastAsia="黑体" w:cs="宋体"/>
          <w:szCs w:val="36"/>
        </w:rPr>
        <w:t xml:space="preserve">附件4 </w:t>
      </w:r>
      <w:r>
        <w:rPr>
          <w:rFonts w:hint="eastAsia"/>
          <w:szCs w:val="36"/>
          <w:highlight w:val="none"/>
          <w:lang w:val="en-US" w:eastAsia="zh-CN"/>
        </w:rPr>
        <w:t>检测</w:t>
      </w:r>
      <w:r>
        <w:rPr>
          <w:rFonts w:hint="eastAsia"/>
          <w:szCs w:val="36"/>
          <w:highlight w:val="none"/>
          <w:lang w:eastAsia="zh-CN"/>
        </w:rPr>
        <w:t>结果</w:t>
      </w:r>
      <w:r>
        <w:tab/>
      </w:r>
      <w:r>
        <w:fldChar w:fldCharType="begin"/>
      </w:r>
      <w:r>
        <w:instrText xml:space="preserve"> PAGEREF _Toc11808 \h </w:instrText>
      </w:r>
      <w:r>
        <w:fldChar w:fldCharType="separate"/>
      </w:r>
      <w:r>
        <w:t>14</w:t>
      </w:r>
      <w:r>
        <w:fldChar w:fldCharType="end"/>
      </w:r>
      <w:r>
        <w:rPr>
          <w:highlight w:val="none"/>
        </w:rPr>
        <w:fldChar w:fldCharType="end"/>
      </w:r>
    </w:p>
    <w:p w14:paraId="64034401">
      <w:pPr>
        <w:pStyle w:val="15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_Toc2039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4.1.1 </w:t>
      </w:r>
      <w:r>
        <w:rPr>
          <w:rFonts w:hint="eastAsia"/>
          <w:lang w:eastAsia="zh-CN"/>
        </w:rPr>
        <w:t>用户文档</w:t>
      </w:r>
      <w:r>
        <w:rPr>
          <w:rFonts w:hint="eastAsia"/>
          <w:lang w:val="en-US" w:eastAsia="zh-CN"/>
        </w:rPr>
        <w:t>集</w:t>
      </w:r>
      <w:r>
        <w:tab/>
      </w:r>
      <w:r>
        <w:fldChar w:fldCharType="begin"/>
      </w:r>
      <w:r>
        <w:instrText xml:space="preserve"> PAGEREF _Toc2039 \h </w:instrText>
      </w:r>
      <w:r>
        <w:fldChar w:fldCharType="separate"/>
      </w:r>
      <w:r>
        <w:t>14</w:t>
      </w:r>
      <w:r>
        <w:fldChar w:fldCharType="end"/>
      </w:r>
      <w:r>
        <w:rPr>
          <w:highlight w:val="none"/>
        </w:rPr>
        <w:fldChar w:fldCharType="end"/>
      </w:r>
    </w:p>
    <w:p w14:paraId="3E38344E">
      <w:pPr>
        <w:pStyle w:val="15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_Toc13560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4.1.2 </w:t>
      </w:r>
      <w:r>
        <w:t>功能性</w:t>
      </w:r>
      <w:r>
        <w:tab/>
      </w:r>
      <w:r>
        <w:fldChar w:fldCharType="begin"/>
      </w:r>
      <w:r>
        <w:instrText xml:space="preserve"> PAGEREF _Toc13560 \h </w:instrText>
      </w:r>
      <w:r>
        <w:fldChar w:fldCharType="separate"/>
      </w:r>
      <w:r>
        <w:t>15</w:t>
      </w:r>
      <w:r>
        <w:fldChar w:fldCharType="end"/>
      </w:r>
      <w:r>
        <w:rPr>
          <w:highlight w:val="none"/>
        </w:rPr>
        <w:fldChar w:fldCharType="end"/>
      </w:r>
    </w:p>
    <w:p w14:paraId="6737FC55">
      <w:pPr>
        <w:pStyle w:val="15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_Toc21781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4.1.3 </w:t>
      </w:r>
      <w:r>
        <w:t>兼容性</w:t>
      </w:r>
      <w:r>
        <w:tab/>
      </w:r>
      <w:r>
        <w:fldChar w:fldCharType="begin"/>
      </w:r>
      <w:r>
        <w:instrText xml:space="preserve"> PAGEREF _Toc21781 \h </w:instrText>
      </w:r>
      <w:r>
        <w:fldChar w:fldCharType="separate"/>
      </w:r>
      <w:r>
        <w:t>15</w:t>
      </w:r>
      <w:r>
        <w:fldChar w:fldCharType="end"/>
      </w:r>
      <w:r>
        <w:rPr>
          <w:highlight w:val="none"/>
        </w:rPr>
        <w:fldChar w:fldCharType="end"/>
      </w:r>
    </w:p>
    <w:p w14:paraId="3E8D5F87">
      <w:pPr>
        <w:pStyle w:val="15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_Toc15187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4.1.4 </w:t>
      </w:r>
      <w:r>
        <w:t>易用性</w:t>
      </w:r>
      <w:r>
        <w:tab/>
      </w:r>
      <w:r>
        <w:fldChar w:fldCharType="begin"/>
      </w:r>
      <w:r>
        <w:instrText xml:space="preserve"> PAGEREF _Toc15187 \h </w:instrText>
      </w:r>
      <w:r>
        <w:fldChar w:fldCharType="separate"/>
      </w:r>
      <w:r>
        <w:t>16</w:t>
      </w:r>
      <w:r>
        <w:fldChar w:fldCharType="end"/>
      </w:r>
      <w:r>
        <w:rPr>
          <w:highlight w:val="none"/>
        </w:rPr>
        <w:fldChar w:fldCharType="end"/>
      </w:r>
    </w:p>
    <w:p w14:paraId="7ABFCFB9">
      <w:pPr>
        <w:pStyle w:val="15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_Toc16650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4.1.5 </w:t>
      </w:r>
      <w:r>
        <w:t>可靠性</w:t>
      </w:r>
      <w:r>
        <w:tab/>
      </w:r>
      <w:r>
        <w:fldChar w:fldCharType="begin"/>
      </w:r>
      <w:r>
        <w:instrText xml:space="preserve"> PAGEREF _Toc16650 \h </w:instrText>
      </w:r>
      <w:r>
        <w:fldChar w:fldCharType="separate"/>
      </w:r>
      <w:r>
        <w:t>17</w:t>
      </w:r>
      <w:r>
        <w:fldChar w:fldCharType="end"/>
      </w:r>
      <w:r>
        <w:rPr>
          <w:highlight w:val="none"/>
        </w:rPr>
        <w:fldChar w:fldCharType="end"/>
      </w:r>
    </w:p>
    <w:p w14:paraId="6D3E1F8D">
      <w:pPr>
        <w:pStyle w:val="15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_Toc8709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4.1.6 </w:t>
      </w:r>
      <w:r>
        <w:t>信息安全性</w:t>
      </w:r>
      <w:r>
        <w:tab/>
      </w:r>
      <w:r>
        <w:fldChar w:fldCharType="begin"/>
      </w:r>
      <w:r>
        <w:instrText xml:space="preserve"> PAGEREF _Toc8709 \h </w:instrText>
      </w:r>
      <w:r>
        <w:fldChar w:fldCharType="separate"/>
      </w:r>
      <w:r>
        <w:t>17</w:t>
      </w:r>
      <w:r>
        <w:fldChar w:fldCharType="end"/>
      </w:r>
      <w:r>
        <w:rPr>
          <w:highlight w:val="none"/>
        </w:rPr>
        <w:fldChar w:fldCharType="end"/>
      </w:r>
    </w:p>
    <w:p w14:paraId="2347C548">
      <w:pPr>
        <w:pStyle w:val="15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_Toc5732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4.1.7 </w:t>
      </w:r>
      <w:r>
        <w:t>维护性</w:t>
      </w:r>
      <w:r>
        <w:tab/>
      </w:r>
      <w:r>
        <w:fldChar w:fldCharType="begin"/>
      </w:r>
      <w:r>
        <w:instrText xml:space="preserve"> PAGEREF _Toc5732 \h </w:instrText>
      </w:r>
      <w:r>
        <w:fldChar w:fldCharType="separate"/>
      </w:r>
      <w:r>
        <w:t>19</w:t>
      </w:r>
      <w:r>
        <w:fldChar w:fldCharType="end"/>
      </w:r>
      <w:r>
        <w:rPr>
          <w:highlight w:val="none"/>
        </w:rPr>
        <w:fldChar w:fldCharType="end"/>
      </w:r>
    </w:p>
    <w:p w14:paraId="2EC2F110">
      <w:pPr>
        <w:pStyle w:val="15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_Toc27204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4.1.8 </w:t>
      </w:r>
      <w:r>
        <w:t>可移植性</w:t>
      </w:r>
      <w:r>
        <w:tab/>
      </w:r>
      <w:r>
        <w:fldChar w:fldCharType="begin"/>
      </w:r>
      <w:r>
        <w:instrText xml:space="preserve"> PAGEREF _Toc27204 \h </w:instrText>
      </w:r>
      <w:r>
        <w:fldChar w:fldCharType="separate"/>
      </w:r>
      <w:r>
        <w:t>19</w:t>
      </w:r>
      <w:r>
        <w:fldChar w:fldCharType="end"/>
      </w:r>
      <w:r>
        <w:rPr>
          <w:highlight w:val="none"/>
        </w:rPr>
        <w:fldChar w:fldCharType="end"/>
      </w:r>
    </w:p>
    <w:p w14:paraId="6D9DEA9B">
      <w:pPr>
        <w:pStyle w:val="15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_Toc14046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4.1.9 </w:t>
      </w:r>
      <w:r>
        <w:rPr>
          <w:rFonts w:hint="eastAsia"/>
          <w:lang w:val="en-US" w:eastAsia="zh-CN"/>
        </w:rPr>
        <w:t>性能效率</w:t>
      </w:r>
      <w:r>
        <w:tab/>
      </w:r>
      <w:r>
        <w:fldChar w:fldCharType="begin"/>
      </w:r>
      <w:r>
        <w:instrText xml:space="preserve"> PAGEREF _Toc14046 \h </w:instrText>
      </w:r>
      <w:r>
        <w:fldChar w:fldCharType="separate"/>
      </w:r>
      <w:r>
        <w:t>19</w:t>
      </w:r>
      <w:r>
        <w:fldChar w:fldCharType="end"/>
      </w:r>
      <w:r>
        <w:rPr>
          <w:highlight w:val="none"/>
        </w:rPr>
        <w:fldChar w:fldCharType="end"/>
      </w:r>
    </w:p>
    <w:p w14:paraId="5BCF57C0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_Toc9941 </w:instrText>
      </w:r>
      <w:r>
        <w:rPr>
          <w:highlight w:val="none"/>
        </w:rPr>
        <w:fldChar w:fldCharType="separate"/>
      </w:r>
      <w:r>
        <w:rPr>
          <w:rFonts w:hint="default" w:ascii="黑体" w:hAnsi="黑体" w:eastAsia="黑体" w:cs="宋体"/>
          <w:lang w:val="en-US" w:eastAsia="zh-CN"/>
        </w:rPr>
        <w:t xml:space="preserve">附件5 </w:t>
      </w:r>
      <w:r>
        <w:rPr>
          <w:rFonts w:hint="eastAsia"/>
          <w:lang w:val="en-US" w:eastAsia="zh-CN"/>
        </w:rPr>
        <w:t>检测问题汇总</w:t>
      </w:r>
      <w:r>
        <w:tab/>
      </w:r>
      <w:r>
        <w:fldChar w:fldCharType="begin"/>
      </w:r>
      <w:r>
        <w:instrText xml:space="preserve"> PAGEREF _Toc9941 \h </w:instrText>
      </w:r>
      <w:r>
        <w:fldChar w:fldCharType="separate"/>
      </w:r>
      <w:r>
        <w:t>20</w:t>
      </w:r>
      <w:r>
        <w:fldChar w:fldCharType="end"/>
      </w:r>
      <w:r>
        <w:rPr>
          <w:highlight w:val="none"/>
        </w:rPr>
        <w:fldChar w:fldCharType="end"/>
      </w:r>
    </w:p>
    <w:p w14:paraId="01392049">
      <w:pPr>
        <w:pStyle w:val="22"/>
        <w:tabs>
          <w:tab w:val="right" w:leader="dot" w:pos="8306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_Toc2638 </w:instrText>
      </w:r>
      <w:r>
        <w:rPr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szCs w:val="32"/>
        </w:rPr>
        <w:t xml:space="preserve">5.1 </w:t>
      </w:r>
      <w:r>
        <w:rPr>
          <w:rFonts w:hint="eastAsia"/>
        </w:rPr>
        <w:t>问题分布</w:t>
      </w:r>
      <w:r>
        <w:tab/>
      </w:r>
      <w:r>
        <w:fldChar w:fldCharType="begin"/>
      </w:r>
      <w:r>
        <w:instrText xml:space="preserve"> PAGEREF _Toc2638 \h </w:instrText>
      </w:r>
      <w:r>
        <w:fldChar w:fldCharType="separate"/>
      </w:r>
      <w:r>
        <w:t>20</w:t>
      </w:r>
      <w:r>
        <w:fldChar w:fldCharType="end"/>
      </w:r>
      <w:r>
        <w:rPr>
          <w:highlight w:val="none"/>
        </w:rPr>
        <w:fldChar w:fldCharType="end"/>
      </w:r>
    </w:p>
    <w:p w14:paraId="78530C76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_Toc26547 </w:instrText>
      </w:r>
      <w:r>
        <w:rPr>
          <w:highlight w:val="none"/>
        </w:rPr>
        <w:fldChar w:fldCharType="separate"/>
      </w:r>
      <w:r>
        <w:rPr>
          <w:rFonts w:hint="eastAsia" w:ascii="宋体" w:hAnsi="宋体" w:eastAsia="宋体" w:cs="宋体"/>
          <w:bCs/>
          <w:szCs w:val="36"/>
          <w:lang w:val="en-US" w:eastAsia="zh-CN"/>
        </w:rPr>
        <w:t xml:space="preserve">附录A </w:t>
      </w:r>
      <w:r>
        <w:rPr>
          <w:rFonts w:hint="default" w:ascii="Times New Roman" w:hAnsi="Times New Roman" w:cs="Times New Roman"/>
          <w:bCs/>
          <w:szCs w:val="36"/>
          <w:lang w:val="en-US" w:eastAsia="zh-CN"/>
        </w:rPr>
        <w:t>LoadX</w:t>
      </w:r>
      <w:r>
        <w:rPr>
          <w:rFonts w:hint="eastAsia" w:ascii="宋体" w:hAnsi="宋体" w:cs="宋体"/>
          <w:bCs/>
          <w:szCs w:val="36"/>
          <w:lang w:val="en-US" w:eastAsia="zh-CN"/>
        </w:rPr>
        <w:t>平台检测记录</w:t>
      </w:r>
      <w:r>
        <w:tab/>
      </w:r>
      <w:r>
        <w:fldChar w:fldCharType="begin"/>
      </w:r>
      <w:r>
        <w:instrText xml:space="preserve"> PAGEREF _Toc26547 \h </w:instrText>
      </w:r>
      <w:r>
        <w:fldChar w:fldCharType="separate"/>
      </w:r>
      <w:r>
        <w:t>21</w:t>
      </w:r>
      <w:r>
        <w:fldChar w:fldCharType="end"/>
      </w:r>
      <w:r>
        <w:rPr>
          <w:highlight w:val="none"/>
        </w:rPr>
        <w:fldChar w:fldCharType="end"/>
      </w:r>
    </w:p>
    <w:p w14:paraId="225649D8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_Toc4674 </w:instrText>
      </w:r>
      <w:r>
        <w:rPr>
          <w:highlight w:val="none"/>
        </w:rPr>
        <w:fldChar w:fldCharType="separate"/>
      </w:r>
      <w:r>
        <w:rPr>
          <w:rFonts w:hint="eastAsia" w:ascii="宋体" w:hAnsi="宋体" w:eastAsia="宋体" w:cs="宋体"/>
          <w:bCs/>
          <w:szCs w:val="36"/>
          <w:lang w:val="en-US" w:eastAsia="zh-CN"/>
        </w:rPr>
        <w:t xml:space="preserve">附录B </w:t>
      </w:r>
      <w:r>
        <w:rPr>
          <w:rFonts w:hint="eastAsia" w:cs="Times New Roman"/>
          <w:bCs/>
          <w:szCs w:val="36"/>
          <w:lang w:val="en-US" w:eastAsia="zh-CN"/>
        </w:rPr>
        <w:t>CodeX</w:t>
      </w:r>
      <w:r>
        <w:rPr>
          <w:rFonts w:hint="eastAsia" w:ascii="宋体" w:hAnsi="宋体" w:cs="宋体"/>
          <w:bCs/>
          <w:szCs w:val="36"/>
          <w:lang w:val="en-US" w:eastAsia="zh-CN"/>
        </w:rPr>
        <w:t>平台检测记录</w:t>
      </w:r>
      <w:r>
        <w:tab/>
      </w:r>
      <w:r>
        <w:fldChar w:fldCharType="begin"/>
      </w:r>
      <w:r>
        <w:instrText xml:space="preserve"> PAGEREF _Toc4674 \h </w:instrText>
      </w:r>
      <w:r>
        <w:fldChar w:fldCharType="separate"/>
      </w:r>
      <w:r>
        <w:t>23</w:t>
      </w:r>
      <w:r>
        <w:fldChar w:fldCharType="end"/>
      </w:r>
      <w:r>
        <w:rPr>
          <w:highlight w:val="none"/>
        </w:rPr>
        <w:fldChar w:fldCharType="end"/>
      </w:r>
    </w:p>
    <w:p w14:paraId="1B1CEBAB">
      <w:pPr>
        <w:pStyle w:val="19"/>
        <w:tabs>
          <w:tab w:val="right" w:leader="dot" w:pos="8306"/>
          <w:tab w:val="clear" w:pos="8302"/>
        </w:tabs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\l _Toc31693 </w:instrText>
      </w:r>
      <w:r>
        <w:rPr>
          <w:highlight w:val="none"/>
        </w:rPr>
        <w:fldChar w:fldCharType="separate"/>
      </w:r>
      <w:r>
        <w:rPr>
          <w:rFonts w:hint="eastAsia" w:ascii="宋体" w:hAnsi="宋体" w:eastAsia="宋体" w:cs="宋体"/>
          <w:bCs/>
          <w:szCs w:val="36"/>
          <w:lang w:val="en-US" w:eastAsia="zh-CN"/>
        </w:rPr>
        <w:t xml:space="preserve">附录C </w:t>
      </w:r>
      <w:r>
        <w:rPr>
          <w:rFonts w:hint="eastAsia" w:cs="Times New Roman"/>
          <w:bCs/>
          <w:szCs w:val="36"/>
          <w:lang w:val="en-US" w:eastAsia="zh-CN"/>
        </w:rPr>
        <w:t>FossX</w:t>
      </w:r>
      <w:r>
        <w:rPr>
          <w:rFonts w:hint="eastAsia" w:ascii="宋体" w:hAnsi="宋体" w:cs="宋体"/>
          <w:bCs/>
          <w:szCs w:val="36"/>
          <w:lang w:val="en-US" w:eastAsia="zh-CN"/>
        </w:rPr>
        <w:t>平台检测记录</w:t>
      </w:r>
      <w:r>
        <w:tab/>
      </w:r>
      <w:r>
        <w:fldChar w:fldCharType="begin"/>
      </w:r>
      <w:r>
        <w:instrText xml:space="preserve"> PAGEREF _Toc31693 \h </w:instrText>
      </w:r>
      <w:r>
        <w:fldChar w:fldCharType="separate"/>
      </w:r>
      <w:r>
        <w:t>24</w:t>
      </w:r>
      <w:r>
        <w:fldChar w:fldCharType="end"/>
      </w:r>
      <w:r>
        <w:rPr>
          <w:highlight w:val="none"/>
        </w:rPr>
        <w:fldChar w:fldCharType="end"/>
      </w:r>
    </w:p>
    <w:p w14:paraId="36E5A59C">
      <w:pPr>
        <w:pStyle w:val="22"/>
        <w:tabs>
          <w:tab w:val="right" w:leader="dot" w:pos="8302"/>
        </w:tabs>
        <w:spacing w:line="336" w:lineRule="auto"/>
        <w:ind w:left="480" w:firstLine="480"/>
        <w:rPr>
          <w:rStyle w:val="73"/>
          <w:highlight w:val="none"/>
        </w:rPr>
      </w:pPr>
      <w:r>
        <w:rPr>
          <w:highlight w:val="none"/>
        </w:rPr>
        <w:fldChar w:fldCharType="end"/>
      </w:r>
    </w:p>
    <w:p w14:paraId="25F64914">
      <w:pPr>
        <w:pStyle w:val="2"/>
        <w:pageBreakBefore/>
        <w:numPr>
          <w:ilvl w:val="0"/>
          <w:numId w:val="0"/>
        </w:numPr>
        <w:spacing w:before="120" w:after="120" w:line="336" w:lineRule="auto"/>
        <w:ind w:left="284" w:firstLine="2880" w:firstLineChars="800"/>
        <w:jc w:val="both"/>
        <w:rPr>
          <w:szCs w:val="36"/>
          <w:highlight w:val="none"/>
        </w:rPr>
      </w:pPr>
      <w:bookmarkStart w:id="9" w:name="_Toc37671809"/>
      <w:bookmarkStart w:id="10" w:name="_Toc58949722"/>
      <w:bookmarkStart w:id="11" w:name="_Toc31936"/>
      <w:bookmarkStart w:id="12" w:name="_Toc20777"/>
      <w:r>
        <w:rPr>
          <w:rFonts w:hint="eastAsia"/>
          <w:szCs w:val="36"/>
          <w:highlight w:val="none"/>
          <w:lang w:val="en-US" w:eastAsia="zh-CN"/>
        </w:rPr>
        <w:t>检</w:t>
      </w:r>
      <w:r>
        <w:rPr>
          <w:rFonts w:hint="eastAsia"/>
          <w:szCs w:val="36"/>
          <w:highlight w:val="none"/>
        </w:rPr>
        <w:t xml:space="preserve"> </w:t>
      </w:r>
      <w:r>
        <w:rPr>
          <w:rFonts w:hint="eastAsia"/>
          <w:szCs w:val="36"/>
          <w:highlight w:val="none"/>
          <w:lang w:val="en-US" w:eastAsia="zh-CN"/>
        </w:rPr>
        <w:t>测</w:t>
      </w:r>
      <w:r>
        <w:rPr>
          <w:rFonts w:hint="eastAsia"/>
          <w:szCs w:val="36"/>
          <w:highlight w:val="none"/>
        </w:rPr>
        <w:t xml:space="preserve"> 报 告</w:t>
      </w:r>
      <w:bookmarkEnd w:id="9"/>
      <w:bookmarkEnd w:id="10"/>
      <w:bookmarkEnd w:id="11"/>
      <w:bookmarkEnd w:id="12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712"/>
        <w:gridCol w:w="2438"/>
        <w:gridCol w:w="917"/>
        <w:gridCol w:w="315"/>
        <w:gridCol w:w="669"/>
        <w:gridCol w:w="109"/>
        <w:gridCol w:w="2141"/>
      </w:tblGrid>
      <w:tr w14:paraId="1F7AB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09838755">
            <w:pPr>
              <w:spacing w:line="336" w:lineRule="auto"/>
              <w:ind w:firstLine="0" w:firstLineChars="0"/>
              <w:jc w:val="center"/>
              <w:rPr>
                <w:rFonts w:hint="eastAsia" w:eastAsia="宋体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样品名称</w:t>
            </w:r>
          </w:p>
        </w:tc>
        <w:tc>
          <w:tcPr>
            <w:tcW w:w="6589" w:type="dxa"/>
            <w:gridSpan w:val="6"/>
            <w:vAlign w:val="center"/>
          </w:tcPr>
          <w:p w14:paraId="08CC85C0">
            <w:pPr>
              <w:spacing w:line="336" w:lineRule="auto"/>
              <w:ind w:firstLine="0" w:firstLineChars="0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${sampleName}</w:t>
            </w:r>
          </w:p>
        </w:tc>
      </w:tr>
      <w:tr w14:paraId="0633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5493D9CA">
            <w:pPr>
              <w:spacing w:line="336" w:lineRule="auto"/>
              <w:ind w:firstLine="0" w:firstLineChars="0"/>
              <w:jc w:val="center"/>
              <w:rPr>
                <w:rFonts w:hint="eastAsia" w:eastAsia="宋体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样品编号</w:t>
            </w:r>
          </w:p>
        </w:tc>
        <w:tc>
          <w:tcPr>
            <w:tcW w:w="2438" w:type="dxa"/>
            <w:vAlign w:val="center"/>
          </w:tcPr>
          <w:p w14:paraId="4DC8C2FB">
            <w:pPr>
              <w:spacing w:line="336" w:lineRule="auto"/>
              <w:ind w:firstLine="0" w:firstLineChars="0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${sampleVersion}</w:t>
            </w:r>
          </w:p>
        </w:tc>
        <w:tc>
          <w:tcPr>
            <w:tcW w:w="1232" w:type="dxa"/>
            <w:gridSpan w:val="2"/>
            <w:vAlign w:val="center"/>
          </w:tcPr>
          <w:p w14:paraId="1B5E934F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类别</w:t>
            </w:r>
          </w:p>
        </w:tc>
        <w:tc>
          <w:tcPr>
            <w:tcW w:w="2919" w:type="dxa"/>
            <w:gridSpan w:val="3"/>
            <w:vAlign w:val="center"/>
          </w:tcPr>
          <w:p w14:paraId="3ACF050A">
            <w:pPr>
              <w:spacing w:line="336" w:lineRule="auto"/>
              <w:ind w:firstLine="0" w:firstLineChars="0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${testType}</w:t>
            </w:r>
          </w:p>
        </w:tc>
      </w:tr>
      <w:tr w14:paraId="7FD8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611798F0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委托单位</w:t>
            </w:r>
          </w:p>
        </w:tc>
        <w:tc>
          <w:tcPr>
            <w:tcW w:w="6589" w:type="dxa"/>
            <w:gridSpan w:val="6"/>
            <w:vAlign w:val="center"/>
          </w:tcPr>
          <w:p w14:paraId="3BE63B06">
            <w:pPr>
              <w:spacing w:line="336" w:lineRule="auto"/>
              <w:ind w:firstLine="0" w:firstLineChars="0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${clientName}</w:t>
            </w:r>
          </w:p>
        </w:tc>
      </w:tr>
      <w:tr w14:paraId="5AFF1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60470815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委托方地址</w:t>
            </w:r>
          </w:p>
        </w:tc>
        <w:tc>
          <w:tcPr>
            <w:tcW w:w="6589" w:type="dxa"/>
            <w:gridSpan w:val="6"/>
            <w:vAlign w:val="center"/>
          </w:tcPr>
          <w:p w14:paraId="5A78985A">
            <w:pPr>
              <w:spacing w:line="336" w:lineRule="auto"/>
              <w:ind w:firstLine="0" w:firstLineChars="0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${clientAddress}</w:t>
            </w:r>
          </w:p>
        </w:tc>
      </w:tr>
      <w:tr w14:paraId="63825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712" w:type="dxa"/>
            <w:vAlign w:val="center"/>
          </w:tcPr>
          <w:p w14:paraId="04425134">
            <w:pPr>
              <w:spacing w:line="336" w:lineRule="auto"/>
              <w:ind w:firstLine="0" w:firstLineChars="0"/>
              <w:jc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委托方联系人</w:t>
            </w:r>
          </w:p>
        </w:tc>
        <w:tc>
          <w:tcPr>
            <w:tcW w:w="2438" w:type="dxa"/>
            <w:vAlign w:val="center"/>
          </w:tcPr>
          <w:p w14:paraId="134AB889">
            <w:pPr>
              <w:spacing w:line="336" w:lineRule="auto"/>
              <w:ind w:firstLine="0" w:firstLineChars="0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${clientContactPerson}</w:t>
            </w:r>
          </w:p>
        </w:tc>
        <w:tc>
          <w:tcPr>
            <w:tcW w:w="1901" w:type="dxa"/>
            <w:gridSpan w:val="3"/>
            <w:vAlign w:val="center"/>
          </w:tcPr>
          <w:p w14:paraId="486FEE8E">
            <w:pPr>
              <w:spacing w:line="336" w:lineRule="auto"/>
              <w:ind w:firstLine="0" w:firstLineChars="0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委托方联系方式</w:t>
            </w:r>
          </w:p>
        </w:tc>
        <w:tc>
          <w:tcPr>
            <w:tcW w:w="2250" w:type="dxa"/>
            <w:gridSpan w:val="2"/>
            <w:vAlign w:val="center"/>
          </w:tcPr>
          <w:p w14:paraId="07A9DB95">
            <w:pPr>
              <w:spacing w:line="336" w:lineRule="auto"/>
              <w:ind w:firstLine="0" w:firstLineChars="0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${clientContactPhone}</w:t>
            </w:r>
          </w:p>
        </w:tc>
      </w:tr>
      <w:tr w14:paraId="35BDC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3B5138EF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周期</w:t>
            </w:r>
          </w:p>
        </w:tc>
        <w:tc>
          <w:tcPr>
            <w:tcW w:w="6589" w:type="dxa"/>
            <w:gridSpan w:val="6"/>
            <w:vAlign w:val="center"/>
          </w:tcPr>
          <w:p w14:paraId="5CF230F7">
            <w:pPr>
              <w:spacing w:line="336" w:lineRule="auto"/>
              <w:ind w:firstLine="0" w:firstLineChars="0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${testDate}</w:t>
            </w:r>
          </w:p>
        </w:tc>
      </w:tr>
      <w:tr w14:paraId="0CA0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3BE02344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生产单位</w:t>
            </w:r>
          </w:p>
        </w:tc>
        <w:tc>
          <w:tcPr>
            <w:tcW w:w="6589" w:type="dxa"/>
            <w:gridSpan w:val="6"/>
            <w:vAlign w:val="center"/>
          </w:tcPr>
          <w:p w14:paraId="44D4BCDC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  <w:t>${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  <w:t>manufacturer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  <w:t>}</w:t>
            </w:r>
          </w:p>
        </w:tc>
      </w:tr>
      <w:tr w14:paraId="501E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078D8142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地址</w:t>
            </w:r>
          </w:p>
        </w:tc>
        <w:tc>
          <w:tcPr>
            <w:tcW w:w="6589" w:type="dxa"/>
            <w:gridSpan w:val="6"/>
            <w:vAlign w:val="center"/>
          </w:tcPr>
          <w:p w14:paraId="4EC82B32">
            <w:pPr>
              <w:spacing w:line="336" w:lineRule="auto"/>
              <w:ind w:firstLine="0" w:firstLineChars="0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${testAddress}</w:t>
            </w:r>
          </w:p>
        </w:tc>
      </w:tr>
      <w:tr w14:paraId="595B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7F4481DA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样品</w:t>
            </w:r>
          </w:p>
        </w:tc>
        <w:tc>
          <w:tcPr>
            <w:tcW w:w="6589" w:type="dxa"/>
            <w:gridSpan w:val="6"/>
            <w:vAlign w:val="center"/>
          </w:tcPr>
          <w:p w14:paraId="7371A97B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见“附件</w:t>
            </w:r>
            <w:r>
              <w:rPr>
                <w:rFonts w:hint="eastAsia"/>
                <w:highlight w:val="none"/>
                <w:lang w:val="en-US" w:eastAsia="zh-CN"/>
              </w:rPr>
              <w:t>1</w:t>
            </w:r>
            <w:r>
              <w:rPr>
                <w:rFonts w:hint="eastAsia"/>
                <w:highlight w:val="none"/>
              </w:rPr>
              <w:t>、</w:t>
            </w: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样品清单”</w:t>
            </w:r>
          </w:p>
        </w:tc>
      </w:tr>
      <w:tr w14:paraId="5136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6BBF7330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环境</w:t>
            </w:r>
          </w:p>
        </w:tc>
        <w:tc>
          <w:tcPr>
            <w:tcW w:w="6589" w:type="dxa"/>
            <w:gridSpan w:val="6"/>
            <w:vAlign w:val="center"/>
          </w:tcPr>
          <w:p w14:paraId="73589A3B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见“附件</w:t>
            </w:r>
            <w:r>
              <w:rPr>
                <w:rFonts w:hint="eastAsia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highlight w:val="none"/>
              </w:rPr>
              <w:t>、</w:t>
            </w: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硬件与软件环境”</w:t>
            </w:r>
          </w:p>
        </w:tc>
      </w:tr>
      <w:tr w14:paraId="54AB5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5ACACBFD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通过准则</w:t>
            </w:r>
          </w:p>
        </w:tc>
        <w:tc>
          <w:tcPr>
            <w:tcW w:w="6589" w:type="dxa"/>
            <w:gridSpan w:val="6"/>
            <w:vAlign w:val="center"/>
          </w:tcPr>
          <w:p w14:paraId="5B6FE208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见“附件</w:t>
            </w:r>
            <w:r>
              <w:rPr>
                <w:rFonts w:hint="eastAsia"/>
                <w:highlight w:val="none"/>
                <w:lang w:val="en-US" w:eastAsia="zh-CN"/>
              </w:rPr>
              <w:t>3</w:t>
            </w:r>
            <w:r>
              <w:rPr>
                <w:rFonts w:hint="eastAsia"/>
                <w:highlight w:val="none"/>
              </w:rPr>
              <w:t>、</w:t>
            </w: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通过准则”</w:t>
            </w:r>
          </w:p>
        </w:tc>
      </w:tr>
      <w:tr w14:paraId="5708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72888E1C">
            <w:pPr>
              <w:pStyle w:val="43"/>
              <w:spacing w:line="336" w:lineRule="auto"/>
              <w:jc w:val="center"/>
              <w:rPr>
                <w:rFonts w:hint="default"/>
                <w:highlight w:val="none"/>
                <w:lang w:val="en-US"/>
              </w:rPr>
            </w:pP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  <w:lang w:val="en-US" w:eastAsia="zh-CN"/>
              </w:rPr>
              <w:t>依据</w:t>
            </w:r>
          </w:p>
        </w:tc>
        <w:tc>
          <w:tcPr>
            <w:tcW w:w="6589" w:type="dxa"/>
            <w:gridSpan w:val="6"/>
            <w:vAlign w:val="center"/>
          </w:tcPr>
          <w:p w14:paraId="71BFC205">
            <w:pPr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${testBaisc}</w:t>
            </w:r>
          </w:p>
        </w:tc>
      </w:tr>
      <w:tr w14:paraId="1672B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58DF2FFB">
            <w:pPr>
              <w:pStyle w:val="43"/>
              <w:spacing w:line="336" w:lineRule="auto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相关文档</w:t>
            </w:r>
          </w:p>
        </w:tc>
        <w:tc>
          <w:tcPr>
            <w:tcW w:w="6589" w:type="dxa"/>
            <w:gridSpan w:val="6"/>
            <w:vAlign w:val="center"/>
          </w:tcPr>
          <w:p w14:paraId="53C2B8C1">
            <w:pPr>
              <w:pStyle w:val="36"/>
              <w:ind w:left="0" w:leftChars="0" w:firstLine="0" w:firstLineChars="0"/>
              <w:rPr>
                <w:rFonts w:hint="default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${relateDocuments}</w:t>
            </w:r>
          </w:p>
        </w:tc>
      </w:tr>
      <w:tr w14:paraId="4CB0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4DF47095">
            <w:pPr>
              <w:pStyle w:val="43"/>
              <w:spacing w:line="336" w:lineRule="auto"/>
              <w:jc w:val="center"/>
              <w:rPr>
                <w:color w:val="FF0000"/>
                <w:highlight w:val="none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项目</w:t>
            </w:r>
            <w:r>
              <w:rPr>
                <w:rFonts w:hint="eastAsia"/>
                <w:color w:val="auto"/>
                <w:highlight w:val="none"/>
              </w:rPr>
              <w:t>描述</w:t>
            </w:r>
          </w:p>
        </w:tc>
        <w:tc>
          <w:tcPr>
            <w:tcW w:w="6589" w:type="dxa"/>
            <w:gridSpan w:val="6"/>
            <w:vAlign w:val="center"/>
          </w:tcPr>
          <w:p w14:paraId="3EDB1824">
            <w:pPr>
              <w:pStyle w:val="36"/>
              <w:ind w:left="0" w:leftChars="0" w:firstLine="0" w:firstLineChars="0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>{projectOverview}</w:t>
            </w:r>
          </w:p>
        </w:tc>
      </w:tr>
      <w:tr w14:paraId="7808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vAlign w:val="center"/>
          </w:tcPr>
          <w:p w14:paraId="255CB70C">
            <w:pPr>
              <w:pStyle w:val="43"/>
              <w:spacing w:line="336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范围及方法</w:t>
            </w:r>
          </w:p>
        </w:tc>
        <w:tc>
          <w:tcPr>
            <w:tcW w:w="6589" w:type="dxa"/>
            <w:gridSpan w:val="6"/>
            <w:vAlign w:val="center"/>
          </w:tcPr>
          <w:p w14:paraId="1F8A3BA2">
            <w:pPr>
              <w:ind w:firstLine="480" w:firstLineChars="200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highlight w:val="none"/>
              </w:rPr>
              <w:t>根据</w:t>
            </w:r>
            <w:r>
              <w:rPr>
                <w:rFonts w:hint="eastAsia" w:cs="Times New Roman"/>
                <w:b w:val="0"/>
                <w:bCs w:val="0"/>
                <w:color w:val="auto"/>
                <w:sz w:val="24"/>
                <w:highlight w:val="none"/>
                <w:lang w:val="en-US" w:eastAsia="zh-CN"/>
              </w:rPr>
              <w:t>检测依据</w:t>
            </w:r>
            <w:r>
              <w:rPr>
                <w:rFonts w:hint="eastAsia" w:eastAsia="宋体" w:cs="Times New Roman"/>
                <w:b w:val="0"/>
                <w:bCs w:val="0"/>
                <w:color w:val="auto"/>
                <w:sz w:val="24"/>
                <w:highlight w:val="none"/>
                <w:lang w:val="en-US" w:eastAsia="zh-CN"/>
              </w:rPr>
              <w:t>和</w:t>
            </w:r>
            <w:r>
              <w:rPr>
                <w:rFonts w:hint="eastAsia" w:cs="Times New Roman"/>
                <w:b w:val="0"/>
                <w:bCs w:val="0"/>
                <w:color w:val="auto"/>
                <w:sz w:val="24"/>
                <w:highlight w:val="none"/>
                <w:lang w:val="en-US" w:eastAsia="zh-CN"/>
              </w:rPr>
              <w:t>相关</w:t>
            </w:r>
            <w:r>
              <w:rPr>
                <w:rFonts w:hint="eastAsia" w:eastAsia="宋体" w:cs="Times New Roman"/>
                <w:b w:val="0"/>
                <w:bCs w:val="0"/>
                <w:color w:val="auto"/>
                <w:sz w:val="24"/>
                <w:highlight w:val="none"/>
                <w:lang w:val="en-US" w:eastAsia="zh-CN"/>
              </w:rPr>
              <w:t>文档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highlight w:val="none"/>
              </w:rPr>
              <w:t>的要求，本次从</w:t>
            </w:r>
            <w:r>
              <w:rPr>
                <w:rFonts w:hint="eastAsia" w:ascii="Times New Roman" w:hAnsi="Times New Roman" w:eastAsia="Times New Roman" w:cs="Times New Roman"/>
                <w:color w:val="00B050"/>
                <w:sz w:val="24"/>
                <w:highlight w:val="none"/>
                <w:lang w:val="en-US" w:eastAsia="zh-CN"/>
              </w:rPr>
              <w:t>${testContentNameList}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highlight w:val="none"/>
              </w:rPr>
              <w:t>进行</w:t>
            </w:r>
            <w:r>
              <w:rPr>
                <w:rFonts w:hint="eastAsia" w:cs="Times New Roman"/>
                <w:b w:val="0"/>
                <w:bCs w:val="0"/>
                <w:color w:val="auto"/>
                <w:sz w:val="24"/>
                <w:highlight w:val="none"/>
                <w:lang w:val="en-US" w:eastAsia="zh-CN"/>
              </w:rPr>
              <w:t>验收测试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highlight w:val="none"/>
              </w:rPr>
              <w:t>，详细</w:t>
            </w:r>
            <w:r>
              <w:rPr>
                <w:rFonts w:hint="eastAsia" w:eastAsia="宋体" w:cs="Times New Roman"/>
                <w:b w:val="0"/>
                <w:bCs w:val="0"/>
                <w:color w:val="auto"/>
                <w:sz w:val="24"/>
                <w:highlight w:val="none"/>
                <w:lang w:eastAsia="zh-CN"/>
              </w:rPr>
              <w:t>检测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highlight w:val="none"/>
              </w:rPr>
              <w:t>范围及方法如下：</w:t>
            </w:r>
          </w:p>
          <w:p w14:paraId="395BF8C4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auto"/>
                <w:sz w:val="24"/>
                <w:highlight w:val="none"/>
                <w:lang w:val="en-US" w:eastAsia="zh-CN"/>
              </w:rPr>
              <w:t>${testContentMethod}</w:t>
            </w:r>
          </w:p>
          <w:p w14:paraId="6D2AECA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cs="Times New Roman"/>
                <w:color w:val="FF0000"/>
                <w:sz w:val="24"/>
                <w:highlight w:val="none"/>
                <w:lang w:val="en-US" w:eastAsia="zh-CN"/>
              </w:rPr>
            </w:pPr>
          </w:p>
        </w:tc>
      </w:tr>
      <w:tr w14:paraId="3685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jc w:val="center"/>
        </w:trPr>
        <w:tc>
          <w:tcPr>
            <w:tcW w:w="1712" w:type="dxa"/>
            <w:tcBorders>
              <w:bottom w:val="single" w:color="auto" w:sz="4" w:space="0"/>
            </w:tcBorders>
            <w:vAlign w:val="center"/>
          </w:tcPr>
          <w:p w14:paraId="3992092E">
            <w:pPr>
              <w:pStyle w:val="43"/>
              <w:spacing w:line="336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检测</w:t>
            </w:r>
            <w:r>
              <w:rPr>
                <w:rFonts w:hint="eastAsia"/>
                <w:highlight w:val="none"/>
              </w:rPr>
              <w:t>结论</w:t>
            </w:r>
          </w:p>
        </w:tc>
        <w:tc>
          <w:tcPr>
            <w:tcW w:w="6589" w:type="dxa"/>
            <w:gridSpan w:val="6"/>
            <w:tcBorders>
              <w:bottom w:val="single" w:color="auto" w:sz="4" w:space="0"/>
            </w:tcBorders>
            <w:vAlign w:val="center"/>
          </w:tcPr>
          <w:p w14:paraId="2EA4D6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  <w:r>
              <w:rPr>
                <w:rFonts w:hint="eastAsia"/>
                <w:color w:val="00B050"/>
                <w:highlight w:val="none"/>
                <w:lang w:val="en-US" w:eastAsia="zh-CN"/>
              </w:rPr>
              <w:t>${</w:t>
            </w:r>
            <w:r>
              <w:rPr>
                <w:rFonts w:hint="eastAsia"/>
                <w:b w:val="0"/>
                <w:bCs/>
                <w:color w:val="auto"/>
                <w:highlight w:val="none"/>
                <w:lang w:val="en-US" w:eastAsia="zh-CN"/>
              </w:rPr>
              <w:t>testConclusion</w:t>
            </w:r>
            <w:r>
              <w:rPr>
                <w:rFonts w:hint="eastAsia"/>
                <w:color w:val="00B050"/>
                <w:highlight w:val="none"/>
                <w:lang w:val="en-US" w:eastAsia="zh-CN"/>
              </w:rPr>
              <w:t>}</w:t>
            </w:r>
          </w:p>
          <w:p w14:paraId="1BD62021">
            <w:pPr>
              <w:rPr>
                <w:rFonts w:hint="eastAsia"/>
                <w:highlight w:val="none"/>
                <w:lang w:val="en-US" w:eastAsia="zh-CN"/>
              </w:rPr>
            </w:pPr>
          </w:p>
          <w:p w14:paraId="462CB692">
            <w:pPr>
              <w:ind w:firstLine="480" w:firstLineChars="200"/>
              <w:rPr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检测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结果</w:t>
            </w:r>
            <w:r>
              <w:rPr>
                <w:color w:val="auto"/>
                <w:highlight w:val="none"/>
              </w:rPr>
              <w:t>显示，该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${sampleName}${sampleVersion}</w:t>
            </w:r>
            <w:r>
              <w:rPr>
                <w:color w:val="auto"/>
                <w:highlight w:val="none"/>
              </w:rPr>
              <w:t>满足</w:t>
            </w:r>
            <w:r>
              <w:rPr>
                <w:rFonts w:hint="eastAsia"/>
                <w:color w:val="auto"/>
                <w:highlight w:val="none"/>
                <w:lang w:eastAsia="zh-CN"/>
              </w:rPr>
              <w:t>检测</w:t>
            </w:r>
            <w:r>
              <w:rPr>
                <w:color w:val="auto"/>
                <w:highlight w:val="none"/>
              </w:rPr>
              <w:t>通过准则要求。</w:t>
            </w:r>
          </w:p>
          <w:p w14:paraId="25832551">
            <w:pPr>
              <w:rPr>
                <w:highlight w:val="none"/>
              </w:rPr>
            </w:pPr>
          </w:p>
          <w:p w14:paraId="1DA8FAB3">
            <w:pPr>
              <w:jc w:val="both"/>
              <w:rPr>
                <w:rFonts w:hint="default" w:eastAsia="宋体"/>
                <w:b w:val="0"/>
                <w:bCs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b/>
                <w:color w:val="auto"/>
                <w:highlight w:val="none"/>
                <w:lang w:eastAsia="zh-CN"/>
              </w:rPr>
              <w:t>检测</w:t>
            </w:r>
            <w:r>
              <w:rPr>
                <w:b/>
                <w:color w:val="auto"/>
                <w:highlight w:val="none"/>
              </w:rPr>
              <w:t>结论：</w:t>
            </w:r>
            <w:r>
              <w:rPr>
                <w:rFonts w:hint="eastAsia"/>
                <w:b w:val="0"/>
                <w:bCs/>
                <w:color w:val="auto"/>
                <w:highlight w:val="none"/>
                <w:lang w:val="en-US" w:eastAsia="zh-CN"/>
              </w:rPr>
              <w:t>${testConclusionPassed}</w:t>
            </w:r>
          </w:p>
          <w:p w14:paraId="3F180A03">
            <w:pPr>
              <w:ind w:firstLine="0" w:firstLineChars="0"/>
              <w:rPr>
                <w:color w:val="FF0000"/>
                <w:highlight w:val="none"/>
              </w:rPr>
            </w:pPr>
          </w:p>
          <w:p w14:paraId="040EAC38">
            <w:pPr>
              <w:rPr>
                <w:color w:val="auto"/>
                <w:highlight w:val="none"/>
              </w:rPr>
            </w:pPr>
            <w:r>
              <w:rPr>
                <w:color w:val="FF0000"/>
                <w:highlight w:val="none"/>
              </w:rPr>
              <w:t xml:space="preserve">                           </w:t>
            </w:r>
            <w:r>
              <w:rPr>
                <w:color w:val="auto"/>
                <w:highlight w:val="none"/>
              </w:rPr>
              <w:t xml:space="preserve">   （检测专用章）</w:t>
            </w:r>
          </w:p>
          <w:p w14:paraId="46C5CB69">
            <w:pPr>
              <w:jc w:val="right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${</w:t>
            </w:r>
            <w:r>
              <w:rPr>
                <w:rFonts w:hint="eastAsia"/>
                <w:b w:val="0"/>
                <w:bCs/>
                <w:color w:val="auto"/>
                <w:highlight w:val="none"/>
                <w:lang w:val="en-US" w:eastAsia="zh-CN"/>
              </w:rPr>
              <w:t>testConclusionDate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}</w:t>
            </w:r>
          </w:p>
        </w:tc>
      </w:tr>
      <w:tr w14:paraId="27A0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12" w:type="dxa"/>
            <w:tcBorders>
              <w:bottom w:val="single" w:color="auto" w:sz="4" w:space="0"/>
            </w:tcBorders>
            <w:vAlign w:val="center"/>
          </w:tcPr>
          <w:p w14:paraId="09DA11A4">
            <w:pPr>
              <w:pStyle w:val="43"/>
              <w:spacing w:line="336" w:lineRule="auto"/>
              <w:jc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检测</w:t>
            </w:r>
          </w:p>
        </w:tc>
        <w:tc>
          <w:tcPr>
            <w:tcW w:w="3355" w:type="dxa"/>
            <w:gridSpan w:val="2"/>
            <w:tcBorders>
              <w:bottom w:val="single" w:color="auto" w:sz="4" w:space="0"/>
            </w:tcBorders>
            <w:vAlign w:val="center"/>
          </w:tcPr>
          <w:p w14:paraId="4677768F">
            <w:pPr>
              <w:pStyle w:val="43"/>
              <w:spacing w:line="336" w:lineRule="auto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${inspectUser}</w:t>
            </w:r>
          </w:p>
        </w:tc>
        <w:tc>
          <w:tcPr>
            <w:tcW w:w="1093" w:type="dxa"/>
            <w:gridSpan w:val="3"/>
            <w:tcBorders>
              <w:bottom w:val="single" w:color="auto" w:sz="4" w:space="0"/>
            </w:tcBorders>
            <w:vAlign w:val="center"/>
          </w:tcPr>
          <w:p w14:paraId="5E9895E9">
            <w:pPr>
              <w:pStyle w:val="43"/>
              <w:spacing w:line="336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日期</w:t>
            </w:r>
          </w:p>
        </w:tc>
        <w:tc>
          <w:tcPr>
            <w:tcW w:w="2141" w:type="dxa"/>
            <w:tcBorders>
              <w:bottom w:val="single" w:color="auto" w:sz="4" w:space="0"/>
            </w:tcBorders>
            <w:vAlign w:val="center"/>
          </w:tcPr>
          <w:p w14:paraId="09039603">
            <w:pPr>
              <w:pStyle w:val="43"/>
              <w:spacing w:line="336" w:lineRule="auto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${inspectDate}</w:t>
            </w:r>
          </w:p>
        </w:tc>
      </w:tr>
      <w:tr w14:paraId="0D39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12" w:type="dxa"/>
            <w:tcBorders>
              <w:bottom w:val="single" w:color="auto" w:sz="4" w:space="0"/>
            </w:tcBorders>
            <w:vAlign w:val="center"/>
          </w:tcPr>
          <w:p w14:paraId="2CD3E947">
            <w:pPr>
              <w:pStyle w:val="43"/>
              <w:spacing w:line="336" w:lineRule="auto"/>
              <w:jc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审核</w:t>
            </w:r>
          </w:p>
        </w:tc>
        <w:tc>
          <w:tcPr>
            <w:tcW w:w="3355" w:type="dxa"/>
            <w:gridSpan w:val="2"/>
            <w:tcBorders>
              <w:bottom w:val="single" w:color="auto" w:sz="4" w:space="0"/>
            </w:tcBorders>
            <w:vAlign w:val="center"/>
          </w:tcPr>
          <w:p w14:paraId="7D9B7C42">
            <w:pPr>
              <w:pStyle w:val="43"/>
              <w:spacing w:line="336" w:lineRule="auto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${auditUser}</w:t>
            </w:r>
          </w:p>
        </w:tc>
        <w:tc>
          <w:tcPr>
            <w:tcW w:w="1093" w:type="dxa"/>
            <w:gridSpan w:val="3"/>
            <w:tcBorders>
              <w:bottom w:val="single" w:color="auto" w:sz="4" w:space="0"/>
            </w:tcBorders>
            <w:vAlign w:val="center"/>
          </w:tcPr>
          <w:p w14:paraId="263341EB">
            <w:pPr>
              <w:pStyle w:val="43"/>
              <w:spacing w:line="336" w:lineRule="auto"/>
              <w:jc w:val="center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日期</w:t>
            </w:r>
          </w:p>
        </w:tc>
        <w:tc>
          <w:tcPr>
            <w:tcW w:w="2141" w:type="dxa"/>
            <w:tcBorders>
              <w:bottom w:val="single" w:color="auto" w:sz="4" w:space="0"/>
            </w:tcBorders>
            <w:vAlign w:val="center"/>
          </w:tcPr>
          <w:p w14:paraId="661B8456">
            <w:pPr>
              <w:pStyle w:val="43"/>
              <w:spacing w:line="336" w:lineRule="auto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${auditDate}</w:t>
            </w:r>
          </w:p>
        </w:tc>
      </w:tr>
      <w:tr w14:paraId="0E1B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712" w:type="dxa"/>
            <w:tcBorders>
              <w:bottom w:val="single" w:color="auto" w:sz="4" w:space="0"/>
            </w:tcBorders>
            <w:vAlign w:val="center"/>
          </w:tcPr>
          <w:p w14:paraId="0B882A0D">
            <w:pPr>
              <w:pStyle w:val="43"/>
              <w:spacing w:line="336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批准</w:t>
            </w:r>
          </w:p>
        </w:tc>
        <w:tc>
          <w:tcPr>
            <w:tcW w:w="3355" w:type="dxa"/>
            <w:gridSpan w:val="2"/>
            <w:tcBorders>
              <w:bottom w:val="single" w:color="auto" w:sz="4" w:space="0"/>
            </w:tcBorders>
            <w:vAlign w:val="center"/>
          </w:tcPr>
          <w:p w14:paraId="2349F44E">
            <w:pPr>
              <w:pStyle w:val="43"/>
              <w:spacing w:line="336" w:lineRule="auto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${approveUser}|</w:t>
            </w:r>
          </w:p>
        </w:tc>
        <w:tc>
          <w:tcPr>
            <w:tcW w:w="1093" w:type="dxa"/>
            <w:gridSpan w:val="3"/>
            <w:tcBorders>
              <w:bottom w:val="single" w:color="auto" w:sz="4" w:space="0"/>
            </w:tcBorders>
            <w:vAlign w:val="center"/>
          </w:tcPr>
          <w:p w14:paraId="47530C30">
            <w:pPr>
              <w:pStyle w:val="43"/>
              <w:spacing w:line="336" w:lineRule="auto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日期</w:t>
            </w:r>
          </w:p>
        </w:tc>
        <w:tc>
          <w:tcPr>
            <w:tcW w:w="2141" w:type="dxa"/>
            <w:tcBorders>
              <w:bottom w:val="single" w:color="auto" w:sz="4" w:space="0"/>
            </w:tcBorders>
            <w:vAlign w:val="center"/>
          </w:tcPr>
          <w:p w14:paraId="2FF4D969">
            <w:pPr>
              <w:pStyle w:val="43"/>
              <w:spacing w:line="336" w:lineRule="auto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${approveDate}</w:t>
            </w:r>
          </w:p>
        </w:tc>
      </w:tr>
    </w:tbl>
    <w:p w14:paraId="1B389546">
      <w:pPr>
        <w:ind w:firstLine="480"/>
        <w:rPr>
          <w:highlight w:val="none"/>
        </w:rPr>
      </w:pPr>
      <w:bookmarkStart w:id="13" w:name="_Toc37671810"/>
      <w:bookmarkStart w:id="14" w:name="_Toc17313"/>
      <w:r>
        <w:rPr>
          <w:rFonts w:hint="eastAsia"/>
          <w:highlight w:val="none"/>
        </w:rPr>
        <w:br w:type="page"/>
      </w:r>
    </w:p>
    <w:p w14:paraId="50567BF8">
      <w:pPr>
        <w:pStyle w:val="2"/>
        <w:spacing w:line="336" w:lineRule="auto"/>
        <w:ind w:left="0"/>
        <w:rPr>
          <w:szCs w:val="36"/>
          <w:highlight w:val="none"/>
        </w:rPr>
      </w:pPr>
      <w:bookmarkStart w:id="15" w:name="_Toc16732"/>
      <w:bookmarkStart w:id="16" w:name="_Toc58949723"/>
      <w:r>
        <w:rPr>
          <w:rFonts w:hint="eastAsia"/>
          <w:szCs w:val="36"/>
          <w:highlight w:val="none"/>
          <w:lang w:eastAsia="zh-CN"/>
        </w:rPr>
        <w:t>检测</w:t>
      </w:r>
      <w:r>
        <w:rPr>
          <w:rFonts w:hint="eastAsia"/>
          <w:szCs w:val="36"/>
          <w:highlight w:val="none"/>
        </w:rPr>
        <w:t>样品清单</w:t>
      </w:r>
      <w:bookmarkEnd w:id="13"/>
      <w:bookmarkEnd w:id="14"/>
      <w:bookmarkEnd w:id="15"/>
      <w:bookmarkEnd w:id="16"/>
    </w:p>
    <w:p w14:paraId="4FADDEF9">
      <w:pPr>
        <w:pStyle w:val="3"/>
        <w:bidi w:val="0"/>
        <w:ind w:left="0" w:leftChars="0" w:firstLineChars="0"/>
        <w:rPr>
          <w:rFonts w:hint="default"/>
          <w:color w:val="auto"/>
          <w:lang w:val="en-US" w:eastAsia="zh-CN"/>
        </w:rPr>
      </w:pPr>
      <w:bookmarkStart w:id="17" w:name="_Toc5623"/>
      <w:bookmarkStart w:id="18" w:name="_Toc11157"/>
      <w:bookmarkStart w:id="19" w:name="_Toc24682"/>
      <w:bookmarkStart w:id="20" w:name="_Toc17906"/>
      <w:bookmarkStart w:id="21" w:name="_Toc19747"/>
      <w:bookmarkStart w:id="22" w:name="_Toc19829"/>
      <w:bookmarkStart w:id="23" w:name="_Toc19185"/>
      <w:bookmarkStart w:id="24" w:name="_Toc12417"/>
      <w:bookmarkStart w:id="25" w:name="_Toc20282"/>
      <w:bookmarkStart w:id="26" w:name="_Toc7900"/>
      <w:bookmarkStart w:id="27" w:name="_Toc1010"/>
      <w:bookmarkStart w:id="28" w:name="_Toc9123"/>
      <w:bookmarkStart w:id="29" w:name="_Toc6030"/>
      <w:bookmarkStart w:id="30" w:name="_Toc29828"/>
      <w:r>
        <w:rPr>
          <w:rFonts w:hint="eastAsia"/>
          <w:color w:val="auto"/>
          <w:lang w:val="en-US" w:eastAsia="zh-CN"/>
        </w:rPr>
        <w:t>样品清单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tbl>
      <w:tblPr>
        <w:tblStyle w:val="2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3036"/>
        <w:gridCol w:w="2357"/>
        <w:gridCol w:w="1563"/>
      </w:tblGrid>
      <w:tr w14:paraId="09A4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6" w:type="pct"/>
            <w:shd w:val="clear" w:color="auto" w:fill="F1F1F1" w:themeFill="background1" w:themeFillShade="F2"/>
            <w:vAlign w:val="center"/>
          </w:tcPr>
          <w:p w14:paraId="3617C527">
            <w:pPr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lang w:val="en-US" w:eastAsia="zh-CN"/>
              </w:rPr>
              <w:t>${sampleList}</w:t>
            </w:r>
            <w:r>
              <w:rPr>
                <w:rFonts w:hint="eastAsia"/>
                <w:b/>
              </w:rPr>
              <w:t>序号</w:t>
            </w:r>
          </w:p>
        </w:tc>
        <w:tc>
          <w:tcPr>
            <w:tcW w:w="2183" w:type="pct"/>
            <w:shd w:val="clear" w:color="auto" w:fill="F1F1F1" w:themeFill="background1" w:themeFillShade="F2"/>
            <w:vAlign w:val="center"/>
          </w:tcPr>
          <w:p w14:paraId="30F6231B">
            <w:pPr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</w:rPr>
              <w:t>样品名称及版本</w:t>
            </w:r>
          </w:p>
        </w:tc>
        <w:tc>
          <w:tcPr>
            <w:tcW w:w="1471" w:type="pct"/>
            <w:shd w:val="clear" w:color="auto" w:fill="F1F1F1" w:themeFill="background1" w:themeFillShade="F2"/>
            <w:vAlign w:val="center"/>
          </w:tcPr>
          <w:p w14:paraId="1C5CC64A">
            <w:pPr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</w:rPr>
              <w:t>存储形式</w:t>
            </w:r>
          </w:p>
        </w:tc>
        <w:tc>
          <w:tcPr>
            <w:tcW w:w="688" w:type="pct"/>
            <w:shd w:val="clear" w:color="auto" w:fill="F1F1F1" w:themeFill="background1" w:themeFillShade="F2"/>
            <w:vAlign w:val="center"/>
          </w:tcPr>
          <w:p w14:paraId="011A291E">
            <w:pPr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</w:rPr>
              <w:t>数量</w:t>
            </w:r>
          </w:p>
        </w:tc>
      </w:tr>
      <w:tr w14:paraId="089B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6" w:type="pct"/>
            <w:shd w:val="clear" w:color="auto" w:fill="FFFFFF" w:themeFill="background1"/>
            <w:vAlign w:val="center"/>
          </w:tcPr>
          <w:p w14:paraId="043D27EA">
            <w:pPr>
              <w:pStyle w:val="3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[sampleId]</w:t>
            </w:r>
          </w:p>
        </w:tc>
        <w:tc>
          <w:tcPr>
            <w:tcW w:w="2183" w:type="pct"/>
            <w:shd w:val="clear" w:color="auto" w:fill="FFFFFF" w:themeFill="background1"/>
            <w:vAlign w:val="center"/>
          </w:tcPr>
          <w:p w14:paraId="17A8270D">
            <w:pPr>
              <w:spacing w:line="336" w:lineRule="auto"/>
              <w:ind w:firstLine="0" w:firstLineChars="0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[sampleName][sampleVersion]</w:t>
            </w:r>
          </w:p>
        </w:tc>
        <w:tc>
          <w:tcPr>
            <w:tcW w:w="1471" w:type="pct"/>
            <w:shd w:val="clear" w:color="auto" w:fill="FFFFFF" w:themeFill="background1"/>
            <w:vAlign w:val="center"/>
          </w:tcPr>
          <w:p w14:paraId="4F80268C">
            <w:pPr>
              <w:pStyle w:val="38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[sampleStorageFormat]</w:t>
            </w:r>
          </w:p>
        </w:tc>
        <w:tc>
          <w:tcPr>
            <w:tcW w:w="688" w:type="pct"/>
            <w:shd w:val="clear" w:color="auto" w:fill="FFFFFF" w:themeFill="background1"/>
            <w:vAlign w:val="center"/>
          </w:tcPr>
          <w:p w14:paraId="2FA8021F">
            <w:pPr>
              <w:pStyle w:val="38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[sampleCount]</w:t>
            </w:r>
          </w:p>
        </w:tc>
      </w:tr>
    </w:tbl>
    <w:p w14:paraId="1D61DB01">
      <w:pPr>
        <w:pStyle w:val="3"/>
        <w:bidi w:val="0"/>
        <w:ind w:left="0" w:leftChars="0" w:firstLineChars="0"/>
        <w:rPr>
          <w:rFonts w:hint="default"/>
          <w:color w:val="auto"/>
          <w:lang w:val="en-US" w:eastAsia="zh-CN"/>
        </w:rPr>
      </w:pPr>
      <w:bookmarkStart w:id="31" w:name="_Toc15302"/>
      <w:bookmarkStart w:id="32" w:name="_Toc20440"/>
      <w:bookmarkStart w:id="33" w:name="_Toc19590"/>
      <w:bookmarkStart w:id="34" w:name="_Toc19918"/>
      <w:r>
        <w:rPr>
          <w:rFonts w:hint="eastAsia"/>
          <w:color w:val="auto"/>
          <w:lang w:val="en-US" w:eastAsia="zh-CN"/>
        </w:rPr>
        <w:t>文档清单</w:t>
      </w:r>
      <w:bookmarkEnd w:id="31"/>
      <w:bookmarkEnd w:id="32"/>
      <w:bookmarkEnd w:id="33"/>
      <w:bookmarkEnd w:id="34"/>
    </w:p>
    <w:tbl>
      <w:tblPr>
        <w:tblStyle w:val="2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9"/>
        <w:gridCol w:w="3120"/>
        <w:gridCol w:w="2149"/>
        <w:gridCol w:w="1311"/>
      </w:tblGrid>
      <w:tr w14:paraId="60E01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8" w:type="pct"/>
            <w:shd w:val="clear" w:color="auto" w:fill="F1F1F1" w:themeFill="background1" w:themeFillShade="F2"/>
            <w:vAlign w:val="center"/>
          </w:tcPr>
          <w:p w14:paraId="7B624490">
            <w:pPr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${documentList}</w:t>
            </w:r>
            <w:r>
              <w:rPr>
                <w:rFonts w:hint="eastAsia"/>
                <w:b/>
                <w:color w:val="auto"/>
              </w:rPr>
              <w:t>序号</w:t>
            </w:r>
          </w:p>
        </w:tc>
        <w:tc>
          <w:tcPr>
            <w:tcW w:w="1831" w:type="pct"/>
            <w:shd w:val="clear" w:color="auto" w:fill="F1F1F1" w:themeFill="background1" w:themeFillShade="F2"/>
            <w:vAlign w:val="center"/>
          </w:tcPr>
          <w:p w14:paraId="285881BA">
            <w:pPr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文档</w:t>
            </w:r>
            <w:r>
              <w:rPr>
                <w:rFonts w:hint="eastAsia"/>
                <w:b/>
                <w:color w:val="auto"/>
              </w:rPr>
              <w:t>名称及版本</w:t>
            </w:r>
          </w:p>
        </w:tc>
        <w:tc>
          <w:tcPr>
            <w:tcW w:w="1261" w:type="pct"/>
            <w:shd w:val="clear" w:color="auto" w:fill="F1F1F1" w:themeFill="background1" w:themeFillShade="F2"/>
            <w:vAlign w:val="center"/>
          </w:tcPr>
          <w:p w14:paraId="78B1545C">
            <w:pPr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</w:rPr>
              <w:t>存储形式</w:t>
            </w:r>
          </w:p>
        </w:tc>
        <w:tc>
          <w:tcPr>
            <w:tcW w:w="769" w:type="pct"/>
            <w:shd w:val="clear" w:color="auto" w:fill="F1F1F1" w:themeFill="background1" w:themeFillShade="F2"/>
            <w:vAlign w:val="center"/>
          </w:tcPr>
          <w:p w14:paraId="5AC5D255">
            <w:pPr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</w:rPr>
              <w:t>数量</w:t>
            </w:r>
          </w:p>
        </w:tc>
      </w:tr>
      <w:tr w14:paraId="03DF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8" w:type="pct"/>
            <w:shd w:val="clear" w:color="auto" w:fill="FFFFFF" w:themeFill="background1"/>
            <w:vAlign w:val="center"/>
          </w:tcPr>
          <w:p w14:paraId="10A833FC">
            <w:pPr>
              <w:pStyle w:val="38"/>
              <w:bidi w:val="0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[docId]</w:t>
            </w:r>
          </w:p>
        </w:tc>
        <w:tc>
          <w:tcPr>
            <w:tcW w:w="1831" w:type="pct"/>
            <w:shd w:val="clear" w:color="auto" w:fill="FFFFFF" w:themeFill="background1"/>
            <w:vAlign w:val="center"/>
          </w:tcPr>
          <w:p w14:paraId="71685FE6">
            <w:pPr>
              <w:ind w:left="0" w:leftChars="0" w:firstLine="0" w:firstLineChars="0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[docName][docVersion]</w:t>
            </w:r>
          </w:p>
        </w:tc>
        <w:tc>
          <w:tcPr>
            <w:tcW w:w="1261" w:type="pct"/>
            <w:shd w:val="clear" w:color="auto" w:fill="FFFFFF" w:themeFill="background1"/>
            <w:vAlign w:val="center"/>
          </w:tcPr>
          <w:p w14:paraId="134846E3">
            <w:pPr>
              <w:ind w:firstLine="0" w:firstLineChars="0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[docStorageFormat]</w:t>
            </w:r>
          </w:p>
        </w:tc>
        <w:tc>
          <w:tcPr>
            <w:tcW w:w="769" w:type="pct"/>
            <w:shd w:val="clear" w:color="auto" w:fill="FFFFFF" w:themeFill="background1"/>
            <w:vAlign w:val="center"/>
          </w:tcPr>
          <w:p w14:paraId="15CB6C06">
            <w:pPr>
              <w:ind w:firstLine="0" w:firstLineChars="0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[docCount]</w:t>
            </w:r>
          </w:p>
        </w:tc>
      </w:tr>
    </w:tbl>
    <w:p w14:paraId="0184514F">
      <w:pPr>
        <w:spacing w:line="336" w:lineRule="auto"/>
        <w:ind w:firstLine="480"/>
        <w:rPr>
          <w:rFonts w:hint="eastAsia"/>
          <w:highlight w:val="none"/>
        </w:rPr>
      </w:pPr>
    </w:p>
    <w:p w14:paraId="34111364">
      <w:pPr>
        <w:spacing w:line="336" w:lineRule="auto"/>
        <w:ind w:firstLine="480"/>
        <w:rPr>
          <w:highlight w:val="none"/>
        </w:rPr>
      </w:pPr>
      <w:r>
        <w:rPr>
          <w:rFonts w:hint="eastAsia"/>
          <w:highlight w:val="none"/>
        </w:rPr>
        <w:br w:type="page"/>
      </w:r>
    </w:p>
    <w:p w14:paraId="671CB0FF">
      <w:pPr>
        <w:pStyle w:val="2"/>
        <w:spacing w:line="336" w:lineRule="auto"/>
        <w:ind w:left="0"/>
        <w:rPr>
          <w:szCs w:val="36"/>
          <w:highlight w:val="none"/>
        </w:rPr>
      </w:pPr>
      <w:bookmarkStart w:id="35" w:name="_Toc58949724"/>
      <w:bookmarkStart w:id="36" w:name="_Toc2978"/>
      <w:bookmarkStart w:id="37" w:name="_Toc37671811"/>
      <w:r>
        <w:rPr>
          <w:rFonts w:hint="eastAsia"/>
          <w:szCs w:val="36"/>
          <w:highlight w:val="none"/>
          <w:lang w:eastAsia="zh-CN"/>
        </w:rPr>
        <w:t>检测</w:t>
      </w:r>
      <w:r>
        <w:rPr>
          <w:rFonts w:hint="eastAsia"/>
          <w:szCs w:val="36"/>
          <w:highlight w:val="none"/>
        </w:rPr>
        <w:t>硬件与软件环境</w:t>
      </w:r>
      <w:bookmarkEnd w:id="30"/>
      <w:bookmarkEnd w:id="35"/>
      <w:bookmarkEnd w:id="36"/>
      <w:bookmarkEnd w:id="37"/>
    </w:p>
    <w:p w14:paraId="277927AA">
      <w:pPr>
        <w:pStyle w:val="3"/>
        <w:spacing w:line="336" w:lineRule="auto"/>
        <w:ind w:left="0"/>
        <w:rPr>
          <w:highlight w:val="none"/>
        </w:rPr>
      </w:pPr>
      <w:bookmarkStart w:id="38" w:name="_Toc10865"/>
      <w:bookmarkStart w:id="39" w:name="_Toc37671812"/>
      <w:bookmarkStart w:id="40" w:name="_Toc58949725"/>
      <w:bookmarkStart w:id="41" w:name="_Toc886"/>
      <w:r>
        <w:rPr>
          <w:rFonts w:hint="eastAsia"/>
          <w:highlight w:val="none"/>
          <w:lang w:val="en-US" w:eastAsia="zh-CN"/>
        </w:rPr>
        <w:t>服务端</w:t>
      </w:r>
      <w:r>
        <w:rPr>
          <w:rFonts w:hint="eastAsia"/>
          <w:highlight w:val="none"/>
        </w:rPr>
        <w:t>环境配置</w:t>
      </w:r>
      <w:bookmarkEnd w:id="38"/>
      <w:bookmarkEnd w:id="39"/>
      <w:bookmarkEnd w:id="40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1356"/>
        <w:gridCol w:w="1744"/>
        <w:gridCol w:w="2075"/>
        <w:gridCol w:w="1487"/>
        <w:gridCol w:w="1218"/>
      </w:tblGrid>
      <w:tr w14:paraId="03D8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1" w:type="dxa"/>
            <w:vMerge w:val="restart"/>
            <w:shd w:val="clear" w:color="auto" w:fill="F2F2F2"/>
            <w:vAlign w:val="center"/>
          </w:tcPr>
          <w:p w14:paraId="70DF0E32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highlight w:val="none"/>
              </w:rPr>
              <w:t>序号</w:t>
            </w:r>
          </w:p>
        </w:tc>
        <w:tc>
          <w:tcPr>
            <w:tcW w:w="3100" w:type="dxa"/>
            <w:gridSpan w:val="2"/>
            <w:shd w:val="clear" w:color="auto" w:fill="F2F2F2"/>
            <w:vAlign w:val="center"/>
          </w:tcPr>
          <w:p w14:paraId="341A6E71">
            <w:pPr>
              <w:jc w:val="center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硬件环境</w:t>
            </w:r>
          </w:p>
        </w:tc>
        <w:tc>
          <w:tcPr>
            <w:tcW w:w="4780" w:type="dxa"/>
            <w:gridSpan w:val="3"/>
            <w:shd w:val="clear" w:color="auto" w:fill="F2F2F2"/>
            <w:vAlign w:val="center"/>
          </w:tcPr>
          <w:p w14:paraId="49D7FBA0">
            <w:pPr>
              <w:spacing w:line="336" w:lineRule="auto"/>
              <w:ind w:firstLine="482"/>
              <w:jc w:val="center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软件环境</w:t>
            </w:r>
          </w:p>
        </w:tc>
      </w:tr>
      <w:tr w14:paraId="316F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tblHeader/>
          <w:jc w:val="center"/>
        </w:trPr>
        <w:tc>
          <w:tcPr>
            <w:tcW w:w="421" w:type="dxa"/>
            <w:vMerge w:val="continue"/>
            <w:shd w:val="clear" w:color="auto" w:fill="F2F2F2"/>
            <w:vAlign w:val="center"/>
          </w:tcPr>
          <w:p w14:paraId="6061E268">
            <w:pPr>
              <w:spacing w:line="336" w:lineRule="auto"/>
              <w:ind w:firstLine="480"/>
              <w:jc w:val="center"/>
              <w:rPr>
                <w:highlight w:val="none"/>
              </w:rPr>
            </w:pPr>
          </w:p>
        </w:tc>
        <w:tc>
          <w:tcPr>
            <w:tcW w:w="1356" w:type="dxa"/>
            <w:shd w:val="clear" w:color="auto" w:fill="F2F2F2"/>
            <w:vAlign w:val="center"/>
          </w:tcPr>
          <w:p w14:paraId="102D7E06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名称/型号</w:t>
            </w:r>
          </w:p>
        </w:tc>
        <w:tc>
          <w:tcPr>
            <w:tcW w:w="1744" w:type="dxa"/>
            <w:shd w:val="clear" w:color="auto" w:fill="F2F2F2"/>
            <w:vAlign w:val="center"/>
          </w:tcPr>
          <w:p w14:paraId="474A8FA5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color w:val="FF0000"/>
              </w:rPr>
              <w:t>${servEnvList}</w:t>
            </w:r>
            <w:r>
              <w:rPr>
                <w:highlight w:val="none"/>
              </w:rPr>
              <w:t>配置</w:t>
            </w:r>
          </w:p>
        </w:tc>
        <w:tc>
          <w:tcPr>
            <w:tcW w:w="2075" w:type="dxa"/>
            <w:shd w:val="clear" w:color="auto" w:fill="F2F2F2"/>
            <w:vAlign w:val="center"/>
          </w:tcPr>
          <w:p w14:paraId="73E09833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软件名称版本号</w:t>
            </w:r>
          </w:p>
        </w:tc>
        <w:tc>
          <w:tcPr>
            <w:tcW w:w="1487" w:type="dxa"/>
            <w:shd w:val="clear" w:color="auto" w:fill="F2F2F2"/>
            <w:vAlign w:val="center"/>
          </w:tcPr>
          <w:p w14:paraId="02A3655D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生产商/来源</w:t>
            </w:r>
          </w:p>
        </w:tc>
        <w:tc>
          <w:tcPr>
            <w:tcW w:w="1218" w:type="dxa"/>
            <w:shd w:val="clear" w:color="auto" w:fill="F2F2F2"/>
            <w:vAlign w:val="center"/>
          </w:tcPr>
          <w:p w14:paraId="14D51C37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用途</w:t>
            </w:r>
          </w:p>
        </w:tc>
      </w:tr>
      <w:tr w14:paraId="7F2B4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  <w:jc w:val="center"/>
        </w:trPr>
        <w:tc>
          <w:tcPr>
            <w:tcW w:w="421" w:type="dxa"/>
            <w:vMerge w:val="restart"/>
            <w:shd w:val="clear" w:color="auto" w:fill="auto"/>
            <w:vAlign w:val="center"/>
          </w:tcPr>
          <w:p w14:paraId="79EE4FA6">
            <w:pPr>
              <w:spacing w:line="336" w:lineRule="auto"/>
              <w:ind w:firstLine="0" w:firstLineChars="0"/>
              <w:jc w:val="left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[envId]</w:t>
            </w:r>
          </w:p>
        </w:tc>
        <w:tc>
          <w:tcPr>
            <w:tcW w:w="1356" w:type="dxa"/>
            <w:vMerge w:val="restart"/>
            <w:shd w:val="clear" w:color="auto" w:fill="auto"/>
            <w:vAlign w:val="center"/>
          </w:tcPr>
          <w:p w14:paraId="2F607118">
            <w:pPr>
              <w:spacing w:line="336" w:lineRule="auto"/>
              <w:ind w:firstLine="0" w:firstLineChars="0"/>
              <w:jc w:val="left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[hwName]</w:t>
            </w:r>
          </w:p>
        </w:tc>
        <w:tc>
          <w:tcPr>
            <w:tcW w:w="1744" w:type="dxa"/>
            <w:vMerge w:val="restart"/>
            <w:shd w:val="clear" w:color="auto" w:fill="auto"/>
            <w:vAlign w:val="center"/>
          </w:tcPr>
          <w:p w14:paraId="76B3B6B6">
            <w:pPr>
              <w:spacing w:line="336" w:lineRule="auto"/>
              <w:ind w:firstLine="0" w:firstLineChars="0"/>
              <w:jc w:val="left"/>
              <w:rPr>
                <w:rFonts w:ascii="Times New Roman" w:hAnsi="Times New Roman"/>
                <w:color w:val="FF0000"/>
                <w:szCs w:val="24"/>
                <w:highlight w:val="none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hwConfig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73F559DC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swName</w:t>
            </w:r>
            <w:r>
              <w:rPr>
                <w:rFonts w:hint="eastAsia"/>
                <w:color w:val="FF0000"/>
                <w:lang w:val="en-US" w:eastAsia="zh-CN"/>
              </w:rPr>
              <w:t>][</w:t>
            </w:r>
            <w:r>
              <w:rPr>
                <w:color w:val="FF0000"/>
              </w:rPr>
              <w:t>swVersion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487" w:type="dxa"/>
            <w:vAlign w:val="center"/>
          </w:tcPr>
          <w:p w14:paraId="25E3CC3B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swSource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218" w:type="dxa"/>
            <w:vAlign w:val="center"/>
          </w:tcPr>
          <w:p w14:paraId="4BDA6C17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swPurpose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</w:tr>
      <w:tr w14:paraId="20301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1" w:type="dxa"/>
            <w:vMerge w:val="continue"/>
            <w:shd w:val="clear" w:color="auto" w:fill="auto"/>
            <w:vAlign w:val="center"/>
          </w:tcPr>
          <w:p w14:paraId="6C9EDC5F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356" w:type="dxa"/>
            <w:vMerge w:val="continue"/>
            <w:shd w:val="clear" w:color="auto" w:fill="auto"/>
            <w:vAlign w:val="center"/>
          </w:tcPr>
          <w:p w14:paraId="66CC2536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744" w:type="dxa"/>
            <w:vMerge w:val="continue"/>
            <w:shd w:val="clear" w:color="auto" w:fill="auto"/>
            <w:vAlign w:val="center"/>
          </w:tcPr>
          <w:p w14:paraId="4EF469C7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2075" w:type="dxa"/>
            <w:shd w:val="clear" w:color="auto" w:fill="auto"/>
            <w:vAlign w:val="center"/>
          </w:tcPr>
          <w:p w14:paraId="07051200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487" w:type="dxa"/>
            <w:vAlign w:val="center"/>
          </w:tcPr>
          <w:p w14:paraId="0EC99845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18" w:type="dxa"/>
            <w:vAlign w:val="center"/>
          </w:tcPr>
          <w:p w14:paraId="266E81C2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 w14:paraId="1CBE9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1" w:type="dxa"/>
            <w:vMerge w:val="continue"/>
            <w:shd w:val="clear" w:color="auto" w:fill="auto"/>
            <w:vAlign w:val="center"/>
          </w:tcPr>
          <w:p w14:paraId="10FECB5C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356" w:type="dxa"/>
            <w:vMerge w:val="continue"/>
            <w:shd w:val="clear" w:color="auto" w:fill="auto"/>
            <w:vAlign w:val="center"/>
          </w:tcPr>
          <w:p w14:paraId="38B5C0A5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744" w:type="dxa"/>
            <w:vMerge w:val="continue"/>
            <w:shd w:val="clear" w:color="auto" w:fill="auto"/>
            <w:vAlign w:val="center"/>
          </w:tcPr>
          <w:p w14:paraId="029DF1EC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2075" w:type="dxa"/>
            <w:shd w:val="clear" w:color="auto" w:fill="auto"/>
            <w:vAlign w:val="center"/>
          </w:tcPr>
          <w:p w14:paraId="588020DA">
            <w:pPr>
              <w:spacing w:line="336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487" w:type="dxa"/>
            <w:vAlign w:val="center"/>
          </w:tcPr>
          <w:p w14:paraId="24D00514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18" w:type="dxa"/>
            <w:vAlign w:val="center"/>
          </w:tcPr>
          <w:p w14:paraId="1384A87B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 w14:paraId="6E71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1" w:type="dxa"/>
            <w:vMerge w:val="continue"/>
            <w:shd w:val="clear" w:color="auto" w:fill="auto"/>
            <w:vAlign w:val="center"/>
          </w:tcPr>
          <w:p w14:paraId="43F45A04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356" w:type="dxa"/>
            <w:vMerge w:val="continue"/>
            <w:shd w:val="clear" w:color="auto" w:fill="auto"/>
            <w:vAlign w:val="center"/>
          </w:tcPr>
          <w:p w14:paraId="282CE8B7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744" w:type="dxa"/>
            <w:vMerge w:val="continue"/>
            <w:shd w:val="clear" w:color="auto" w:fill="auto"/>
            <w:vAlign w:val="center"/>
          </w:tcPr>
          <w:p w14:paraId="5768B970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2075" w:type="dxa"/>
            <w:shd w:val="clear" w:color="auto" w:fill="auto"/>
            <w:vAlign w:val="center"/>
          </w:tcPr>
          <w:p w14:paraId="199F8C7E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1487" w:type="dxa"/>
            <w:vAlign w:val="center"/>
          </w:tcPr>
          <w:p w14:paraId="3489F9B3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2D459C56">
            <w:pPr>
              <w:spacing w:line="336" w:lineRule="auto"/>
              <w:ind w:firstLine="0" w:firstLineChars="0"/>
              <w:jc w:val="left"/>
              <w:rPr>
                <w:rFonts w:hint="default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w14:paraId="68B8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1" w:type="dxa"/>
            <w:vMerge w:val="continue"/>
            <w:shd w:val="clear" w:color="auto" w:fill="auto"/>
            <w:vAlign w:val="center"/>
          </w:tcPr>
          <w:p w14:paraId="3733C540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356" w:type="dxa"/>
            <w:vMerge w:val="continue"/>
            <w:shd w:val="clear" w:color="auto" w:fill="auto"/>
            <w:vAlign w:val="center"/>
          </w:tcPr>
          <w:p w14:paraId="7CC84A85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744" w:type="dxa"/>
            <w:vMerge w:val="continue"/>
            <w:shd w:val="clear" w:color="auto" w:fill="auto"/>
            <w:vAlign w:val="center"/>
          </w:tcPr>
          <w:p w14:paraId="3ABA1D9B">
            <w:pPr>
              <w:spacing w:line="336" w:lineRule="auto"/>
              <w:ind w:firstLine="48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2075" w:type="dxa"/>
            <w:shd w:val="clear" w:color="auto" w:fill="auto"/>
            <w:vAlign w:val="center"/>
          </w:tcPr>
          <w:p w14:paraId="20E4B897">
            <w:pPr>
              <w:spacing w:line="336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487" w:type="dxa"/>
            <w:vAlign w:val="center"/>
          </w:tcPr>
          <w:p w14:paraId="238B94DC">
            <w:pPr>
              <w:spacing w:line="336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18" w:type="dxa"/>
            <w:vAlign w:val="center"/>
          </w:tcPr>
          <w:p w14:paraId="6DD04101">
            <w:pPr>
              <w:spacing w:line="336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 w14:paraId="3019F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1" w:type="dxa"/>
            <w:vMerge w:val="continue"/>
            <w:shd w:val="clear" w:color="auto" w:fill="auto"/>
            <w:vAlign w:val="center"/>
          </w:tcPr>
          <w:p w14:paraId="51A10FBA">
            <w:pPr>
              <w:spacing w:line="336" w:lineRule="auto"/>
              <w:ind w:firstLine="0" w:firstLineChars="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356" w:type="dxa"/>
            <w:vMerge w:val="continue"/>
            <w:shd w:val="clear" w:color="auto" w:fill="auto"/>
            <w:vAlign w:val="center"/>
          </w:tcPr>
          <w:p w14:paraId="604E6FA6">
            <w:pPr>
              <w:spacing w:line="336" w:lineRule="auto"/>
              <w:ind w:firstLine="0" w:firstLineChars="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1744" w:type="dxa"/>
            <w:vMerge w:val="continue"/>
            <w:shd w:val="clear" w:color="auto" w:fill="auto"/>
            <w:vAlign w:val="center"/>
          </w:tcPr>
          <w:p w14:paraId="3C7B3BF0">
            <w:pPr>
              <w:spacing w:line="336" w:lineRule="auto"/>
              <w:ind w:firstLine="0" w:firstLineChars="0"/>
              <w:jc w:val="left"/>
              <w:rPr>
                <w:color w:val="FF0000"/>
                <w:highlight w:val="none"/>
              </w:rPr>
            </w:pPr>
          </w:p>
        </w:tc>
        <w:tc>
          <w:tcPr>
            <w:tcW w:w="2075" w:type="dxa"/>
            <w:shd w:val="clear" w:color="auto" w:fill="auto"/>
            <w:vAlign w:val="center"/>
          </w:tcPr>
          <w:p w14:paraId="26C355B9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487" w:type="dxa"/>
            <w:vAlign w:val="center"/>
          </w:tcPr>
          <w:p w14:paraId="450FD4B3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18" w:type="dxa"/>
            <w:vAlign w:val="center"/>
          </w:tcPr>
          <w:p w14:paraId="3437EAEB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</w:tbl>
    <w:p w14:paraId="15783FDB">
      <w:pPr>
        <w:pStyle w:val="3"/>
        <w:bidi w:val="0"/>
        <w:rPr>
          <w:highlight w:val="none"/>
        </w:rPr>
      </w:pPr>
      <w:bookmarkStart w:id="42" w:name="_Toc619"/>
      <w:r>
        <w:rPr>
          <w:rFonts w:hint="eastAsia"/>
          <w:highlight w:val="none"/>
          <w:lang w:val="en-US" w:eastAsia="zh-CN"/>
        </w:rPr>
        <w:t>客户端</w:t>
      </w:r>
      <w:r>
        <w:rPr>
          <w:rFonts w:hint="eastAsia"/>
          <w:highlight w:val="none"/>
        </w:rPr>
        <w:t>环境配置</w:t>
      </w:r>
      <w:bookmarkEnd w:id="42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1356"/>
        <w:gridCol w:w="1744"/>
        <w:gridCol w:w="2075"/>
        <w:gridCol w:w="1487"/>
        <w:gridCol w:w="1218"/>
      </w:tblGrid>
      <w:tr w14:paraId="76AC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1" w:type="dxa"/>
            <w:vMerge w:val="restart"/>
            <w:shd w:val="clear" w:color="auto" w:fill="F2F2F2"/>
            <w:vAlign w:val="center"/>
          </w:tcPr>
          <w:p w14:paraId="1C6FFD8A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highlight w:val="none"/>
              </w:rPr>
              <w:t>序号</w:t>
            </w:r>
          </w:p>
        </w:tc>
        <w:tc>
          <w:tcPr>
            <w:tcW w:w="3100" w:type="dxa"/>
            <w:gridSpan w:val="2"/>
            <w:shd w:val="clear" w:color="auto" w:fill="F2F2F2"/>
            <w:vAlign w:val="center"/>
          </w:tcPr>
          <w:p w14:paraId="2DADC1CE">
            <w:pPr>
              <w:spacing w:line="336" w:lineRule="auto"/>
              <w:ind w:firstLine="482"/>
              <w:jc w:val="center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硬件环境</w:t>
            </w:r>
          </w:p>
        </w:tc>
        <w:tc>
          <w:tcPr>
            <w:tcW w:w="4780" w:type="dxa"/>
            <w:gridSpan w:val="3"/>
            <w:shd w:val="clear" w:color="auto" w:fill="F2F2F2"/>
            <w:vAlign w:val="center"/>
          </w:tcPr>
          <w:p w14:paraId="3E623BAB">
            <w:pPr>
              <w:spacing w:line="336" w:lineRule="auto"/>
              <w:ind w:firstLine="482"/>
              <w:jc w:val="center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软件环境</w:t>
            </w:r>
          </w:p>
        </w:tc>
      </w:tr>
      <w:tr w14:paraId="515C8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tblHeader/>
          <w:jc w:val="center"/>
        </w:trPr>
        <w:tc>
          <w:tcPr>
            <w:tcW w:w="421" w:type="dxa"/>
            <w:vMerge w:val="continue"/>
            <w:shd w:val="clear" w:color="auto" w:fill="F2F2F2"/>
            <w:vAlign w:val="center"/>
          </w:tcPr>
          <w:p w14:paraId="1747B345">
            <w:pPr>
              <w:spacing w:line="336" w:lineRule="auto"/>
              <w:ind w:firstLine="480"/>
              <w:jc w:val="center"/>
              <w:rPr>
                <w:highlight w:val="none"/>
              </w:rPr>
            </w:pPr>
          </w:p>
        </w:tc>
        <w:tc>
          <w:tcPr>
            <w:tcW w:w="1356" w:type="dxa"/>
            <w:shd w:val="clear" w:color="auto" w:fill="F2F2F2"/>
            <w:vAlign w:val="center"/>
          </w:tcPr>
          <w:p w14:paraId="27742234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名称/型号</w:t>
            </w:r>
          </w:p>
        </w:tc>
        <w:tc>
          <w:tcPr>
            <w:tcW w:w="1744" w:type="dxa"/>
            <w:shd w:val="clear" w:color="auto" w:fill="F2F2F2"/>
            <w:vAlign w:val="center"/>
          </w:tcPr>
          <w:p w14:paraId="3E4A0456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color w:val="FF0000"/>
              </w:rPr>
              <w:t>${cliEnvList}</w:t>
            </w:r>
            <w:r>
              <w:rPr>
                <w:highlight w:val="none"/>
              </w:rPr>
              <w:t>配置</w:t>
            </w:r>
          </w:p>
        </w:tc>
        <w:tc>
          <w:tcPr>
            <w:tcW w:w="2075" w:type="dxa"/>
            <w:shd w:val="clear" w:color="auto" w:fill="F2F2F2"/>
            <w:vAlign w:val="center"/>
          </w:tcPr>
          <w:p w14:paraId="16E5A805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软件名称版本号</w:t>
            </w:r>
          </w:p>
        </w:tc>
        <w:tc>
          <w:tcPr>
            <w:tcW w:w="1487" w:type="dxa"/>
            <w:shd w:val="clear" w:color="auto" w:fill="F2F2F2"/>
            <w:vAlign w:val="center"/>
          </w:tcPr>
          <w:p w14:paraId="6756F113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生产商/来源</w:t>
            </w:r>
          </w:p>
        </w:tc>
        <w:tc>
          <w:tcPr>
            <w:tcW w:w="1218" w:type="dxa"/>
            <w:shd w:val="clear" w:color="auto" w:fill="F2F2F2"/>
            <w:vAlign w:val="center"/>
          </w:tcPr>
          <w:p w14:paraId="2F76949A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highlight w:val="none"/>
              </w:rPr>
              <w:t>用途</w:t>
            </w:r>
          </w:p>
        </w:tc>
      </w:tr>
      <w:tr w14:paraId="20EA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  <w:jc w:val="center"/>
        </w:trPr>
        <w:tc>
          <w:tcPr>
            <w:tcW w:w="421" w:type="dxa"/>
            <w:vMerge w:val="restart"/>
            <w:shd w:val="clear" w:color="auto" w:fill="auto"/>
            <w:vAlign w:val="center"/>
          </w:tcPr>
          <w:p w14:paraId="047621A0">
            <w:pPr>
              <w:spacing w:line="336" w:lineRule="auto"/>
              <w:ind w:firstLine="0" w:firstLineChars="0"/>
              <w:jc w:val="left"/>
              <w:rPr>
                <w:rFonts w:hint="eastAsia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[envId]</w:t>
            </w:r>
          </w:p>
        </w:tc>
        <w:tc>
          <w:tcPr>
            <w:tcW w:w="1356" w:type="dxa"/>
            <w:vMerge w:val="restart"/>
            <w:shd w:val="clear" w:color="auto" w:fill="auto"/>
            <w:vAlign w:val="center"/>
          </w:tcPr>
          <w:p w14:paraId="45582D84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hwName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744" w:type="dxa"/>
            <w:vMerge w:val="restart"/>
            <w:shd w:val="clear" w:color="auto" w:fill="auto"/>
            <w:vAlign w:val="center"/>
          </w:tcPr>
          <w:p w14:paraId="1890E24C">
            <w:pPr>
              <w:spacing w:line="336" w:lineRule="auto"/>
              <w:ind w:firstLine="0" w:firstLineChars="0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hwConfig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14ABD63F">
            <w:pPr>
              <w:spacing w:line="336" w:lineRule="auto"/>
              <w:ind w:firstLine="0" w:firstLineChars="0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swName</w:t>
            </w:r>
            <w:r>
              <w:rPr>
                <w:rFonts w:hint="eastAsia"/>
                <w:color w:val="FF0000"/>
                <w:lang w:val="en-US" w:eastAsia="zh-CN"/>
              </w:rPr>
              <w:t>][</w:t>
            </w:r>
            <w:r>
              <w:rPr>
                <w:color w:val="FF0000"/>
              </w:rPr>
              <w:t>swVersion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487" w:type="dxa"/>
            <w:vAlign w:val="center"/>
          </w:tcPr>
          <w:p w14:paraId="59A378C4">
            <w:pPr>
              <w:spacing w:line="336" w:lineRule="auto"/>
              <w:ind w:firstLine="0" w:firstLineChars="0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swSource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218" w:type="dxa"/>
            <w:vAlign w:val="center"/>
          </w:tcPr>
          <w:p w14:paraId="4A568BAA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swPurpose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</w:tr>
      <w:tr w14:paraId="5AB5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1" w:type="dxa"/>
            <w:vMerge w:val="continue"/>
            <w:shd w:val="clear" w:color="auto" w:fill="auto"/>
            <w:vAlign w:val="center"/>
          </w:tcPr>
          <w:p w14:paraId="4A016AAC">
            <w:pPr>
              <w:spacing w:line="336" w:lineRule="auto"/>
              <w:ind w:firstLine="480" w:firstLineChars="0"/>
              <w:jc w:val="left"/>
              <w:rPr>
                <w:rFonts w:hint="eastAsia"/>
                <w:color w:val="FF0000"/>
                <w:highlight w:val="none"/>
                <w:lang w:val="en-US" w:eastAsia="zh-CN"/>
              </w:rPr>
            </w:pPr>
          </w:p>
        </w:tc>
        <w:tc>
          <w:tcPr>
            <w:tcW w:w="1356" w:type="dxa"/>
            <w:vMerge w:val="continue"/>
            <w:shd w:val="clear" w:color="auto" w:fill="auto"/>
            <w:vAlign w:val="center"/>
          </w:tcPr>
          <w:p w14:paraId="6A5015AA">
            <w:pPr>
              <w:spacing w:line="336" w:lineRule="auto"/>
              <w:ind w:firstLine="48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1744" w:type="dxa"/>
            <w:vMerge w:val="continue"/>
            <w:shd w:val="clear" w:color="auto" w:fill="auto"/>
            <w:vAlign w:val="center"/>
          </w:tcPr>
          <w:p w14:paraId="22680F6E">
            <w:pPr>
              <w:spacing w:line="336" w:lineRule="auto"/>
              <w:ind w:firstLine="48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2075" w:type="dxa"/>
            <w:shd w:val="clear" w:color="auto" w:fill="auto"/>
            <w:vAlign w:val="center"/>
          </w:tcPr>
          <w:p w14:paraId="6042A1C9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1487" w:type="dxa"/>
            <w:vAlign w:val="center"/>
          </w:tcPr>
          <w:p w14:paraId="59F83986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1218" w:type="dxa"/>
            <w:vAlign w:val="center"/>
          </w:tcPr>
          <w:p w14:paraId="7964FCFB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</w:tr>
    </w:tbl>
    <w:p w14:paraId="5FC02C3B">
      <w:pPr>
        <w:pStyle w:val="3"/>
        <w:bidi w:val="0"/>
        <w:rPr>
          <w:rFonts w:hint="eastAsia"/>
          <w:highlight w:val="none"/>
          <w:lang w:val="en-US" w:eastAsia="zh-CN"/>
        </w:rPr>
      </w:pPr>
      <w:bookmarkStart w:id="43" w:name="_Toc7293"/>
      <w:r>
        <w:rPr>
          <w:rFonts w:hint="eastAsia"/>
          <w:highlight w:val="none"/>
          <w:lang w:val="en-US" w:eastAsia="zh-CN"/>
        </w:rPr>
        <w:t>网络环境</w:t>
      </w:r>
      <w:bookmarkEnd w:id="43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4371"/>
        <w:gridCol w:w="1222"/>
      </w:tblGrid>
      <w:tr w14:paraId="3BD2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106222FD">
            <w:pPr>
              <w:pStyle w:val="77"/>
              <w:widowControl/>
              <w:spacing w:before="31" w:beforeAutospacing="0" w:after="31" w:afterAutospacing="0"/>
              <w:ind w:left="0" w:leftChars="0" w:right="0" w:rightChars="0" w:firstLine="0" w:firstLineChars="0"/>
              <w:jc w:val="both"/>
              <w:rPr>
                <w:rFonts w:hint="default" w:eastAsia="宋体"/>
                <w:b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序号</w:t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highlight w:val="none"/>
                <w:lang w:val="en-US" w:eastAsia="zh-CN"/>
              </w:rPr>
              <w:t>${netList}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1745819B">
            <w:pPr>
              <w:pStyle w:val="77"/>
              <w:widowControl/>
              <w:spacing w:before="31" w:beforeAutospacing="0" w:after="31" w:afterAutospacing="0"/>
              <w:ind w:left="0" w:leftChars="0" w:right="0" w:rightChars="0" w:firstLine="0" w:firstLineChars="0"/>
              <w:jc w:val="both"/>
              <w:rPr>
                <w:rFonts w:hint="default" w:eastAsia="宋体"/>
                <w:b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网络类型</w:t>
            </w:r>
          </w:p>
        </w:tc>
        <w:tc>
          <w:tcPr>
            <w:tcW w:w="4371" w:type="dxa"/>
            <w:shd w:val="clear" w:color="auto" w:fill="F1F1F1" w:themeFill="background1" w:themeFillShade="F2"/>
            <w:vAlign w:val="center"/>
          </w:tcPr>
          <w:p w14:paraId="2538ACA9">
            <w:pPr>
              <w:pStyle w:val="77"/>
              <w:widowControl/>
              <w:spacing w:before="31" w:beforeAutospacing="0" w:after="31" w:afterAutospacing="0"/>
              <w:ind w:left="0" w:leftChars="0" w:right="0" w:rightChars="0" w:firstLine="0" w:firstLineChars="0"/>
              <w:jc w:val="both"/>
              <w:rPr>
                <w:b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带宽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7D2AC512">
            <w:pPr>
              <w:pStyle w:val="77"/>
              <w:widowControl/>
              <w:spacing w:before="31" w:beforeAutospacing="0" w:after="31" w:afterAutospacing="0"/>
              <w:ind w:left="0" w:leftChars="0" w:right="0" w:rightChars="0" w:firstLine="0" w:firstLineChars="0"/>
              <w:jc w:val="both"/>
              <w:rPr>
                <w:b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备注</w:t>
            </w:r>
          </w:p>
        </w:tc>
      </w:tr>
      <w:tr w14:paraId="6783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 w:themeFill="background1"/>
            <w:vAlign w:val="center"/>
          </w:tcPr>
          <w:p w14:paraId="6E7BF4CD">
            <w:pPr>
              <w:spacing w:line="336" w:lineRule="auto"/>
              <w:ind w:firstLine="0" w:firstLineChars="0"/>
              <w:rPr>
                <w:rFonts w:hint="default"/>
                <w:color w:val="FF0000"/>
                <w:highlight w:val="none"/>
                <w:lang w:val="en-US"/>
              </w:rPr>
            </w:pPr>
            <w:r>
              <w:rPr>
                <w:rFonts w:hint="eastAsia"/>
                <w:color w:val="FF0000"/>
                <w:lang w:val="en-US" w:eastAsia="zh-CN"/>
              </w:rPr>
              <w:t>[netConfigId]</w:t>
            </w: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72FD0AF9">
            <w:pPr>
              <w:pStyle w:val="23"/>
              <w:wordWrap w:val="0"/>
              <w:spacing w:line="330" w:lineRule="atLeast"/>
              <w:rPr>
                <w:rFonts w:hint="default"/>
                <w:color w:val="FF0000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2"/>
                <w:lang w:val="en-US" w:eastAsia="zh-CN"/>
              </w:rPr>
              <w:t>[netConfigType]</w:t>
            </w:r>
          </w:p>
        </w:tc>
        <w:tc>
          <w:tcPr>
            <w:tcW w:w="4371" w:type="dxa"/>
            <w:shd w:val="clear" w:color="auto" w:fill="FFFFFF" w:themeFill="background1"/>
            <w:vAlign w:val="center"/>
          </w:tcPr>
          <w:p w14:paraId="60023228">
            <w:pPr>
              <w:pStyle w:val="23"/>
              <w:wordWrap w:val="0"/>
              <w:spacing w:line="330" w:lineRule="atLeast"/>
              <w:rPr>
                <w:rFonts w:hint="eastAsia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2"/>
                <w:lang w:val="en-US" w:eastAsia="zh-CN"/>
              </w:rPr>
              <w:t>[netConfig</w:t>
            </w:r>
            <w:r>
              <w:rPr>
                <w:rFonts w:ascii="Times New Roman" w:hAnsi="Times New Roman" w:cs="Times New Roman"/>
                <w:color w:val="FF0000"/>
                <w:kern w:val="2"/>
              </w:rPr>
              <w:t>Bandwidth</w:t>
            </w:r>
            <w:r>
              <w:rPr>
                <w:rFonts w:hint="eastAsia" w:ascii="Times New Roman" w:hAnsi="Times New Roman" w:cs="Times New Roman"/>
                <w:color w:val="FF0000"/>
                <w:kern w:val="2"/>
                <w:lang w:val="en-US" w:eastAsia="zh-CN"/>
              </w:rPr>
              <w:t>]</w:t>
            </w:r>
          </w:p>
        </w:tc>
        <w:tc>
          <w:tcPr>
            <w:tcW w:w="1222" w:type="dxa"/>
            <w:shd w:val="clear" w:color="auto" w:fill="FFFFFF" w:themeFill="background1"/>
            <w:vAlign w:val="center"/>
          </w:tcPr>
          <w:p w14:paraId="71C5BC25">
            <w:pPr>
              <w:spacing w:line="336" w:lineRule="auto"/>
              <w:ind w:firstLine="0" w:firstLineChars="0"/>
              <w:rPr>
                <w:rFonts w:hint="eastAsia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FF0000"/>
                <w:kern w:val="2"/>
                <w:lang w:val="en-US" w:eastAsia="zh-CN"/>
              </w:rPr>
              <w:t>[</w:t>
            </w:r>
            <w:r>
              <w:rPr>
                <w:rFonts w:hint="eastAsia" w:ascii="Times New Roman" w:hAnsi="Times New Roman" w:cs="Times New Roman"/>
                <w:color w:val="FF0000"/>
                <w:kern w:val="2"/>
                <w:lang w:val="en-US" w:eastAsia="zh-CN"/>
              </w:rPr>
              <w:t>netConfig</w:t>
            </w:r>
            <w:r>
              <w:rPr>
                <w:rFonts w:hint="eastAsia" w:cs="Times New Roman"/>
                <w:color w:val="FF0000"/>
                <w:kern w:val="2"/>
                <w:lang w:val="en-US" w:eastAsia="zh-CN"/>
              </w:rPr>
              <w:t>R</w:t>
            </w:r>
            <w:r>
              <w:rPr>
                <w:color w:val="FF0000"/>
              </w:rPr>
              <w:t>emark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</w:tr>
    </w:tbl>
    <w:p w14:paraId="41CADE14">
      <w:pPr>
        <w:pStyle w:val="3"/>
        <w:bidi w:val="0"/>
        <w:rPr>
          <w:rFonts w:hint="default"/>
          <w:highlight w:val="none"/>
          <w:lang w:val="en-US" w:eastAsia="zh-CN"/>
        </w:rPr>
      </w:pPr>
      <w:bookmarkStart w:id="44" w:name="_Toc27325"/>
      <w:r>
        <w:rPr>
          <w:rFonts w:hint="eastAsia"/>
          <w:highlight w:val="none"/>
          <w:lang w:val="en-US" w:eastAsia="zh-CN"/>
        </w:rPr>
        <w:t>温湿度环境</w:t>
      </w:r>
      <w:bookmarkEnd w:id="44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4371"/>
        <w:gridCol w:w="1222"/>
      </w:tblGrid>
      <w:tr w14:paraId="2ED4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7C6BE56A">
            <w:pPr>
              <w:pStyle w:val="77"/>
              <w:widowControl/>
              <w:spacing w:before="31" w:beforeAutospacing="0" w:after="31" w:afterAutospacing="0"/>
              <w:ind w:left="0" w:leftChars="0" w:right="0" w:rightChars="0" w:firstLine="0" w:firstLineChars="0"/>
              <w:jc w:val="both"/>
              <w:rPr>
                <w:b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09BF1A95">
            <w:pPr>
              <w:pStyle w:val="77"/>
              <w:widowControl/>
              <w:spacing w:before="31" w:beforeAutospacing="0" w:after="31" w:afterAutospacing="0"/>
              <w:ind w:left="0" w:leftChars="0" w:right="0" w:rightChars="0" w:firstLine="0" w:firstLineChars="0"/>
              <w:jc w:val="both"/>
              <w:rPr>
                <w:rFonts w:hint="default" w:eastAsia="宋体"/>
                <w:b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环境类型</w:t>
            </w:r>
          </w:p>
        </w:tc>
        <w:tc>
          <w:tcPr>
            <w:tcW w:w="4371" w:type="dxa"/>
            <w:shd w:val="clear" w:color="auto" w:fill="F1F1F1" w:themeFill="background1" w:themeFillShade="F2"/>
            <w:vAlign w:val="center"/>
          </w:tcPr>
          <w:p w14:paraId="3A7A8BB9">
            <w:pPr>
              <w:pStyle w:val="77"/>
              <w:widowControl/>
              <w:spacing w:before="31" w:beforeAutospacing="0" w:after="31" w:afterAutospacing="0"/>
              <w:ind w:left="0" w:leftChars="0" w:right="0" w:rightChars="0" w:firstLine="0" w:firstLineChars="0"/>
              <w:jc w:val="both"/>
              <w:rPr>
                <w:b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环境参数</w:t>
            </w:r>
            <w:r>
              <w:rPr>
                <w:rFonts w:hint="eastAsia"/>
                <w:color w:val="FF0000"/>
                <w:lang w:val="en-US" w:eastAsia="zh-CN"/>
              </w:rPr>
              <w:t>${envConfigList}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16975D52">
            <w:pPr>
              <w:pStyle w:val="77"/>
              <w:widowControl/>
              <w:spacing w:before="31" w:beforeAutospacing="0" w:after="31" w:afterAutospacing="0"/>
              <w:ind w:left="0" w:leftChars="0" w:right="0" w:rightChars="0" w:firstLine="0" w:firstLineChars="0"/>
              <w:jc w:val="both"/>
              <w:rPr>
                <w:b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备注</w:t>
            </w:r>
          </w:p>
        </w:tc>
      </w:tr>
      <w:tr w14:paraId="0986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 w:themeFill="background1"/>
            <w:vAlign w:val="center"/>
          </w:tcPr>
          <w:p w14:paraId="0D4D4097">
            <w:pPr>
              <w:spacing w:line="336" w:lineRule="auto"/>
              <w:ind w:firstLine="0" w:firstLineChars="0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 xml:space="preserve">envId 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4B60DB8A">
            <w:pPr>
              <w:spacing w:line="336" w:lineRule="auto"/>
              <w:ind w:firstLine="0" w:firstLineChars="0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envType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4371" w:type="dxa"/>
            <w:shd w:val="clear" w:color="auto" w:fill="FFFFFF" w:themeFill="background1"/>
            <w:vAlign w:val="center"/>
          </w:tcPr>
          <w:p w14:paraId="6326FF5E">
            <w:pPr>
              <w:spacing w:line="336" w:lineRule="auto"/>
              <w:ind w:firstLine="0" w:firstLineChars="0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envP</w:t>
            </w:r>
            <w:r>
              <w:rPr>
                <w:rFonts w:hint="eastAsia"/>
                <w:color w:val="FF0000"/>
              </w:rPr>
              <w:t>arams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222" w:type="dxa"/>
            <w:shd w:val="clear" w:color="auto" w:fill="FFFFFF" w:themeFill="background1"/>
            <w:vAlign w:val="center"/>
          </w:tcPr>
          <w:p w14:paraId="1A361906">
            <w:pPr>
              <w:spacing w:line="336" w:lineRule="auto"/>
              <w:ind w:firstLine="0" w:firstLineChars="0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envRemark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</w:tr>
    </w:tbl>
    <w:p w14:paraId="67F27662">
      <w:pPr>
        <w:pStyle w:val="3"/>
        <w:bidi w:val="0"/>
        <w:rPr>
          <w:rFonts w:hint="default"/>
          <w:highlight w:val="none"/>
          <w:lang w:val="en-US" w:eastAsia="zh-CN"/>
        </w:rPr>
      </w:pPr>
      <w:bookmarkStart w:id="45" w:name="_Toc25416"/>
      <w:r>
        <w:rPr>
          <w:rFonts w:hint="eastAsia"/>
          <w:highlight w:val="none"/>
          <w:lang w:val="en-US" w:eastAsia="zh-CN"/>
        </w:rPr>
        <w:t>检测工具</w:t>
      </w:r>
      <w:bookmarkEnd w:id="45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1781"/>
        <w:gridCol w:w="2590"/>
        <w:gridCol w:w="1222"/>
      </w:tblGrid>
      <w:tr w14:paraId="2D6EC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35E02B3A">
            <w:pPr>
              <w:pStyle w:val="77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" w:beforeAutospacing="0" w:after="31" w:afterAutospacing="0"/>
              <w:ind w:left="0" w:leftChars="0" w:right="0" w:rightChars="0" w:firstLine="0" w:firstLineChars="0"/>
              <w:jc w:val="both"/>
              <w:textAlignment w:val="auto"/>
              <w:rPr>
                <w:b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657D4F7D">
            <w:pPr>
              <w:pStyle w:val="77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" w:beforeAutospacing="0" w:after="31" w:afterAutospacing="0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名称</w:t>
            </w:r>
          </w:p>
          <w:p w14:paraId="3F4BD847">
            <w:pPr>
              <w:pStyle w:val="77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" w:beforeAutospacing="0" w:after="31" w:afterAutospacing="0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  <w:lang w:val="en-US" w:eastAsia="zh-CN" w:bidi="ar"/>
              </w:rPr>
              <w:t>${</w:t>
            </w:r>
            <w:r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  <w:lang w:val="en-US" w:eastAsia="zh-CN" w:bidi="ar"/>
              </w:rPr>
              <w:t>inspectToolList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  <w:lang w:val="en-US" w:eastAsia="zh-CN" w:bidi="ar"/>
              </w:rPr>
              <w:t>}</w:t>
            </w:r>
          </w:p>
        </w:tc>
        <w:tc>
          <w:tcPr>
            <w:tcW w:w="1781" w:type="dxa"/>
            <w:shd w:val="clear" w:color="auto" w:fill="F1F1F1" w:themeFill="background1" w:themeFillShade="F2"/>
            <w:vAlign w:val="center"/>
          </w:tcPr>
          <w:p w14:paraId="230B1E08">
            <w:pPr>
              <w:pStyle w:val="77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" w:beforeAutospacing="0" w:after="31" w:afterAutospacing="0"/>
              <w:ind w:left="0" w:leftChars="0" w:right="0" w:rightChars="0" w:firstLine="0" w:firstLineChars="0"/>
              <w:jc w:val="both"/>
              <w:textAlignment w:val="auto"/>
              <w:rPr>
                <w:b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版本号</w:t>
            </w:r>
          </w:p>
        </w:tc>
        <w:tc>
          <w:tcPr>
            <w:tcW w:w="2590" w:type="dxa"/>
            <w:shd w:val="clear" w:color="auto" w:fill="F1F1F1" w:themeFill="background1" w:themeFillShade="F2"/>
            <w:vAlign w:val="center"/>
          </w:tcPr>
          <w:p w14:paraId="422DB938">
            <w:pPr>
              <w:pStyle w:val="77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" w:beforeAutospacing="0" w:after="31" w:afterAutospacing="0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生产商/来源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5DBCB17E">
            <w:pPr>
              <w:pStyle w:val="77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" w:beforeAutospacing="0" w:after="31" w:afterAutospacing="0"/>
              <w:ind w:left="0" w:leftChars="0" w:right="0" w:rightChars="0" w:firstLine="0" w:firstLineChars="0"/>
              <w:jc w:val="both"/>
              <w:textAlignment w:val="auto"/>
              <w:rPr>
                <w:b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none"/>
              </w:rPr>
              <w:t>用途</w:t>
            </w:r>
          </w:p>
        </w:tc>
      </w:tr>
      <w:tr w14:paraId="27DF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  <w:shd w:val="clear" w:color="auto" w:fill="FFFFFF" w:themeFill="background1"/>
            <w:vAlign w:val="center"/>
          </w:tcPr>
          <w:p w14:paraId="4A3B54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36" w:lineRule="auto"/>
              <w:ind w:left="0" w:leftChars="0" w:right="0" w:rightChars="0" w:firstLine="0" w:firstLineChars="0"/>
              <w:jc w:val="both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[inspectToolId]</w:t>
            </w: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037690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36" w:lineRule="auto"/>
              <w:ind w:left="0" w:leftChars="0" w:right="0" w:rightChars="0" w:firstLine="0" w:firstLineChars="0"/>
              <w:jc w:val="both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[inspectToolName]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14:paraId="3C7C4A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36" w:lineRule="auto"/>
              <w:ind w:left="0" w:leftChars="0" w:right="0" w:rightChars="0" w:firstLine="0" w:firstLineChars="0"/>
              <w:jc w:val="both"/>
              <w:rPr>
                <w:rFonts w:hint="default"/>
                <w:color w:val="FF0000"/>
                <w:highlight w:val="none"/>
                <w:lang w:val="en-US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[inspectToolVersion]</w:t>
            </w:r>
          </w:p>
        </w:tc>
        <w:tc>
          <w:tcPr>
            <w:tcW w:w="2590" w:type="dxa"/>
            <w:shd w:val="clear" w:color="auto" w:fill="FFFFFF" w:themeFill="background1"/>
            <w:vAlign w:val="center"/>
          </w:tcPr>
          <w:p w14:paraId="43D85A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36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[inspectToolSource]</w:t>
            </w:r>
          </w:p>
        </w:tc>
        <w:tc>
          <w:tcPr>
            <w:tcW w:w="1222" w:type="dxa"/>
            <w:shd w:val="clear" w:color="auto" w:fill="FFFFFF" w:themeFill="background1"/>
            <w:vAlign w:val="center"/>
          </w:tcPr>
          <w:p w14:paraId="3194C7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36" w:lineRule="auto"/>
              <w:ind w:left="0" w:leftChars="0" w:right="0" w:rightChars="0" w:firstLine="0" w:firstLineChars="0"/>
              <w:jc w:val="both"/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highlight w:val="none"/>
                <w:lang w:val="en-US" w:eastAsia="zh-CN"/>
              </w:rPr>
              <w:t>[inspectToolPurpose]</w:t>
            </w:r>
          </w:p>
        </w:tc>
      </w:tr>
    </w:tbl>
    <w:p w14:paraId="1E3FC979">
      <w:pPr>
        <w:pStyle w:val="3"/>
        <w:bidi w:val="0"/>
        <w:rPr>
          <w:rFonts w:hint="default"/>
          <w:color w:val="FF0000"/>
          <w:highlight w:val="none"/>
          <w:lang w:val="en-US" w:eastAsia="zh-CN"/>
        </w:rPr>
      </w:pPr>
      <w:bookmarkStart w:id="46" w:name="_Toc26033"/>
      <w:r>
        <w:rPr>
          <w:rFonts w:hint="eastAsia"/>
          <w:color w:val="FF0000"/>
          <w:highlight w:val="none"/>
          <w:lang w:val="en-US" w:eastAsia="zh-CN"/>
        </w:rPr>
        <w:t>网络拓扑图</w:t>
      </w:r>
      <w:bookmarkEnd w:id="46"/>
    </w:p>
    <w:p w14:paraId="78E2965A">
      <w:pPr>
        <w:spacing w:line="336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$</w:t>
      </w:r>
      <w:r>
        <w:rPr>
          <w:color w:val="FF0000"/>
        </w:rPr>
        <w:t>{@networkTopologyDiagram}</w:t>
      </w:r>
    </w:p>
    <w:p w14:paraId="665FEE71">
      <w:pPr>
        <w:pStyle w:val="36"/>
        <w:ind w:left="0" w:leftChars="0" w:firstLine="0" w:firstLineChars="0"/>
        <w:rPr>
          <w:rFonts w:hint="default"/>
          <w:highlight w:val="none"/>
          <w:lang w:val="en-US" w:eastAsia="zh-CN"/>
        </w:rPr>
      </w:pPr>
    </w:p>
    <w:p w14:paraId="3C74D34A">
      <w:pPr>
        <w:spacing w:line="336" w:lineRule="auto"/>
        <w:ind w:firstLine="480"/>
        <w:rPr>
          <w:highlight w:val="none"/>
        </w:rPr>
      </w:pPr>
      <w:r>
        <w:rPr>
          <w:rFonts w:hint="eastAsia"/>
          <w:highlight w:val="none"/>
        </w:rPr>
        <w:br w:type="page"/>
      </w:r>
    </w:p>
    <w:bookmarkEnd w:id="41"/>
    <w:p w14:paraId="0B521E42">
      <w:pPr>
        <w:pStyle w:val="2"/>
        <w:spacing w:line="336" w:lineRule="auto"/>
        <w:ind w:left="0"/>
        <w:rPr>
          <w:szCs w:val="36"/>
          <w:highlight w:val="none"/>
        </w:rPr>
      </w:pPr>
      <w:bookmarkStart w:id="47" w:name="_Toc6281"/>
      <w:bookmarkStart w:id="48" w:name="_Toc6973"/>
      <w:bookmarkStart w:id="49" w:name="_Toc58949726"/>
      <w:bookmarkStart w:id="50" w:name="_Toc37671813"/>
      <w:r>
        <w:rPr>
          <w:rFonts w:hint="eastAsia"/>
          <w:szCs w:val="36"/>
          <w:highlight w:val="none"/>
          <w:lang w:eastAsia="zh-CN"/>
        </w:rPr>
        <w:t>检测</w:t>
      </w:r>
      <w:r>
        <w:rPr>
          <w:rFonts w:hint="eastAsia"/>
          <w:szCs w:val="36"/>
          <w:highlight w:val="none"/>
        </w:rPr>
        <w:t>通过准则</w:t>
      </w:r>
      <w:bookmarkEnd w:id="47"/>
      <w:bookmarkEnd w:id="48"/>
      <w:bookmarkEnd w:id="49"/>
      <w:bookmarkEnd w:id="50"/>
      <w:bookmarkStart w:id="51" w:name="_Toc298834901"/>
      <w:bookmarkStart w:id="52" w:name="_Toc460256944"/>
    </w:p>
    <w:bookmarkEnd w:id="51"/>
    <w:bookmarkEnd w:id="52"/>
    <w:p w14:paraId="5070EA44">
      <w:pPr>
        <w:pStyle w:val="3"/>
        <w:tabs>
          <w:tab w:val="left" w:pos="720"/>
          <w:tab w:val="clear" w:pos="420"/>
          <w:tab w:val="clear" w:pos="1271"/>
        </w:tabs>
        <w:bidi w:val="0"/>
      </w:pPr>
      <w:bookmarkStart w:id="53" w:name="_Toc460256945"/>
      <w:bookmarkStart w:id="54" w:name="_Toc37671814"/>
      <w:bookmarkStart w:id="55" w:name="_Toc5945"/>
      <w:bookmarkStart w:id="56" w:name="_Toc298834902"/>
      <w:bookmarkStart w:id="57" w:name="_Toc58949727"/>
      <w:bookmarkStart w:id="58" w:name="_Toc18882"/>
      <w:r>
        <w:rPr>
          <w:rFonts w:hint="eastAsia"/>
        </w:rPr>
        <w:t>缺陷严重程度划分</w:t>
      </w:r>
      <w:bookmarkEnd w:id="53"/>
      <w:bookmarkEnd w:id="54"/>
      <w:bookmarkEnd w:id="55"/>
      <w:bookmarkEnd w:id="56"/>
      <w:bookmarkEnd w:id="57"/>
      <w:bookmarkEnd w:id="58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284"/>
        <w:gridCol w:w="6321"/>
      </w:tblGrid>
      <w:tr w14:paraId="7BFE4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atLeast"/>
          <w:jc w:val="center"/>
        </w:trPr>
        <w:tc>
          <w:tcPr>
            <w:tcW w:w="1980" w:type="dxa"/>
            <w:gridSpan w:val="2"/>
            <w:shd w:val="clear" w:color="auto" w:fill="F1F1F1" w:themeFill="background1" w:themeFillShade="F2"/>
            <w:vAlign w:val="center"/>
          </w:tcPr>
          <w:p w14:paraId="787E7045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严重性等级/名称</w:t>
            </w:r>
          </w:p>
        </w:tc>
        <w:tc>
          <w:tcPr>
            <w:tcW w:w="6321" w:type="dxa"/>
            <w:shd w:val="clear" w:color="auto" w:fill="F1F1F1" w:themeFill="background1" w:themeFillShade="F2"/>
            <w:vAlign w:val="center"/>
          </w:tcPr>
          <w:p w14:paraId="71C7BEDC">
            <w:pPr>
              <w:spacing w:line="336" w:lineRule="auto"/>
              <w:ind w:firstLine="0" w:firstLineChars="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说明</w:t>
            </w:r>
          </w:p>
        </w:tc>
      </w:tr>
      <w:tr w14:paraId="2C04D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696" w:type="dxa"/>
            <w:vAlign w:val="center"/>
          </w:tcPr>
          <w:p w14:paraId="37B22634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highlight w:val="none"/>
              </w:rPr>
              <w:t>1级</w:t>
            </w:r>
          </w:p>
        </w:tc>
        <w:tc>
          <w:tcPr>
            <w:tcW w:w="1284" w:type="dxa"/>
            <w:vAlign w:val="center"/>
          </w:tcPr>
          <w:p w14:paraId="0FCDA630">
            <w:pPr>
              <w:spacing w:line="336" w:lineRule="auto"/>
              <w:ind w:firstLine="0" w:firstLineChars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致命</w:t>
            </w:r>
          </w:p>
        </w:tc>
        <w:tc>
          <w:tcPr>
            <w:tcW w:w="6321" w:type="dxa"/>
            <w:vAlign w:val="center"/>
          </w:tcPr>
          <w:p w14:paraId="6FA46FF3">
            <w:pPr>
              <w:spacing w:line="336" w:lineRule="auto"/>
              <w:ind w:firstLine="0" w:firstLineChars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不能执行正常功能或重要功能，或者危及人身安全。</w:t>
            </w:r>
          </w:p>
        </w:tc>
      </w:tr>
      <w:tr w14:paraId="32409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696" w:type="dxa"/>
            <w:vAlign w:val="center"/>
          </w:tcPr>
          <w:p w14:paraId="2DED4E4F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highlight w:val="none"/>
              </w:rPr>
              <w:t>2级</w:t>
            </w:r>
          </w:p>
        </w:tc>
        <w:tc>
          <w:tcPr>
            <w:tcW w:w="1284" w:type="dxa"/>
            <w:vAlign w:val="center"/>
          </w:tcPr>
          <w:p w14:paraId="6990CB19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非常严重</w:t>
            </w:r>
          </w:p>
        </w:tc>
        <w:tc>
          <w:tcPr>
            <w:tcW w:w="6321" w:type="dxa"/>
            <w:vAlign w:val="center"/>
          </w:tcPr>
          <w:p w14:paraId="2BB772EE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严重地影响系统要求或基本功能的实现，且没有办法解决。</w:t>
            </w:r>
          </w:p>
        </w:tc>
      </w:tr>
      <w:tr w14:paraId="131BA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696" w:type="dxa"/>
            <w:vAlign w:val="center"/>
          </w:tcPr>
          <w:p w14:paraId="3F4D70E8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highlight w:val="none"/>
              </w:rPr>
              <w:t>3级</w:t>
            </w:r>
          </w:p>
        </w:tc>
        <w:tc>
          <w:tcPr>
            <w:tcW w:w="1284" w:type="dxa"/>
            <w:vAlign w:val="center"/>
          </w:tcPr>
          <w:p w14:paraId="660F595D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严重</w:t>
            </w:r>
          </w:p>
        </w:tc>
        <w:tc>
          <w:tcPr>
            <w:tcW w:w="6321" w:type="dxa"/>
            <w:vAlign w:val="center"/>
          </w:tcPr>
          <w:p w14:paraId="3633CA47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严重地影响系统要求或基本功能的实现，但存在合理的解决办法。</w:t>
            </w:r>
          </w:p>
        </w:tc>
      </w:tr>
      <w:tr w14:paraId="0C71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696" w:type="dxa"/>
            <w:vAlign w:val="center"/>
          </w:tcPr>
          <w:p w14:paraId="5EC7F362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highlight w:val="none"/>
              </w:rPr>
              <w:t>4级</w:t>
            </w:r>
          </w:p>
        </w:tc>
        <w:tc>
          <w:tcPr>
            <w:tcW w:w="1284" w:type="dxa"/>
            <w:vAlign w:val="center"/>
          </w:tcPr>
          <w:p w14:paraId="29D7E763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一般</w:t>
            </w:r>
          </w:p>
        </w:tc>
        <w:tc>
          <w:tcPr>
            <w:tcW w:w="6321" w:type="dxa"/>
            <w:vAlign w:val="center"/>
          </w:tcPr>
          <w:p w14:paraId="41EFDCBF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使操作者不方便或遇到麻烦，但不影响执行工作功能或重要功能。</w:t>
            </w:r>
          </w:p>
        </w:tc>
      </w:tr>
      <w:tr w14:paraId="505D4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696" w:type="dxa"/>
            <w:vAlign w:val="center"/>
          </w:tcPr>
          <w:p w14:paraId="143CC00A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highlight w:val="none"/>
              </w:rPr>
              <w:t>5级</w:t>
            </w:r>
          </w:p>
        </w:tc>
        <w:tc>
          <w:tcPr>
            <w:tcW w:w="1284" w:type="dxa"/>
            <w:vAlign w:val="center"/>
          </w:tcPr>
          <w:p w14:paraId="284FFD34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轻微</w:t>
            </w:r>
          </w:p>
        </w:tc>
        <w:tc>
          <w:tcPr>
            <w:tcW w:w="6321" w:type="dxa"/>
            <w:vAlign w:val="center"/>
          </w:tcPr>
          <w:p w14:paraId="5AEEA1E7">
            <w:pPr>
              <w:spacing w:line="336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其他</w:t>
            </w:r>
            <w:r>
              <w:rPr>
                <w:rFonts w:hint="eastAsia"/>
                <w:highlight w:val="none"/>
              </w:rPr>
              <w:t>错误。</w:t>
            </w:r>
          </w:p>
        </w:tc>
      </w:tr>
    </w:tbl>
    <w:p w14:paraId="5C12237C">
      <w:pPr>
        <w:pStyle w:val="3"/>
        <w:tabs>
          <w:tab w:val="left" w:pos="720"/>
          <w:tab w:val="clear" w:pos="420"/>
          <w:tab w:val="clear" w:pos="1271"/>
        </w:tabs>
        <w:bidi w:val="0"/>
      </w:pPr>
      <w:bookmarkStart w:id="59" w:name="_Toc17714"/>
      <w:bookmarkStart w:id="60" w:name="_Toc58949728"/>
      <w:bookmarkStart w:id="61" w:name="_Toc37671815"/>
      <w:bookmarkStart w:id="62" w:name="_Toc260820705"/>
      <w:bookmarkStart w:id="63" w:name="_Toc20888"/>
      <w:bookmarkStart w:id="64" w:name="_Toc298834910"/>
      <w:bookmarkStart w:id="65" w:name="_Toc445366785"/>
      <w:bookmarkStart w:id="66" w:name="_Toc264556238"/>
      <w:r>
        <w:rPr>
          <w:rFonts w:hint="eastAsia"/>
          <w:lang w:eastAsia="zh-CN"/>
        </w:rPr>
        <w:t>检测</w:t>
      </w:r>
      <w:r>
        <w:rPr>
          <w:rFonts w:hint="eastAsia"/>
        </w:rPr>
        <w:t>结论与缺陷处理</w:t>
      </w:r>
      <w:bookmarkEnd w:id="59"/>
      <w:bookmarkEnd w:id="60"/>
      <w:bookmarkEnd w:id="61"/>
    </w:p>
    <w:p w14:paraId="49520246">
      <w:pPr>
        <w:spacing w:line="336" w:lineRule="auto"/>
        <w:ind w:firstLine="480"/>
        <w:rPr>
          <w:color w:val="auto"/>
        </w:rPr>
      </w:pPr>
      <w:r>
        <w:rPr>
          <w:rFonts w:hint="eastAsia"/>
          <w:color w:val="auto"/>
        </w:rPr>
        <w:t>（1）</w:t>
      </w:r>
      <w:r>
        <w:rPr>
          <w:rFonts w:hint="eastAsia"/>
          <w:color w:val="auto"/>
          <w:lang w:eastAsia="zh-CN"/>
        </w:rPr>
        <w:t>检测结论</w:t>
      </w:r>
      <w:r>
        <w:rPr>
          <w:rFonts w:hint="eastAsia"/>
          <w:color w:val="auto"/>
        </w:rPr>
        <w:t>分为通过和不通过。</w:t>
      </w:r>
    </w:p>
    <w:p w14:paraId="61A50FB9">
      <w:pPr>
        <w:spacing w:line="336" w:lineRule="auto"/>
        <w:ind w:firstLine="480"/>
        <w:rPr>
          <w:color w:val="auto"/>
        </w:rPr>
      </w:pPr>
      <w:r>
        <w:rPr>
          <w:rFonts w:hint="eastAsia"/>
          <w:color w:val="auto"/>
        </w:rPr>
        <w:t>（2）满足以下所有条件，则</w:t>
      </w:r>
      <w:r>
        <w:rPr>
          <w:rFonts w:hint="eastAsia"/>
          <w:color w:val="auto"/>
          <w:lang w:eastAsia="zh-CN"/>
        </w:rPr>
        <w:t>检测结论</w:t>
      </w:r>
      <w:r>
        <w:rPr>
          <w:rFonts w:hint="eastAsia"/>
          <w:color w:val="auto"/>
        </w:rPr>
        <w:t>为通过，否则，</w:t>
      </w:r>
      <w:r>
        <w:rPr>
          <w:rFonts w:hint="eastAsia"/>
          <w:color w:val="auto"/>
          <w:lang w:eastAsia="zh-CN"/>
        </w:rPr>
        <w:t>检测结论</w:t>
      </w:r>
      <w:r>
        <w:rPr>
          <w:rFonts w:hint="eastAsia"/>
          <w:color w:val="auto"/>
        </w:rPr>
        <w:t>为不通过：</w:t>
      </w:r>
    </w:p>
    <w:p w14:paraId="2BC71C11">
      <w:pPr>
        <w:numPr>
          <w:ilvl w:val="0"/>
          <w:numId w:val="4"/>
        </w:numPr>
        <w:spacing w:line="336" w:lineRule="auto"/>
        <w:ind w:left="1265" w:leftChars="0" w:hanging="425" w:firstLineChars="0"/>
        <w:rPr>
          <w:color w:val="auto"/>
        </w:rPr>
      </w:pPr>
      <w:r>
        <w:rPr>
          <w:rFonts w:hint="eastAsia"/>
          <w:color w:val="auto"/>
        </w:rPr>
        <w:t>严重性等级为1的错误不存在；</w:t>
      </w:r>
    </w:p>
    <w:p w14:paraId="69222675">
      <w:pPr>
        <w:numPr>
          <w:ilvl w:val="0"/>
          <w:numId w:val="4"/>
        </w:numPr>
        <w:spacing w:line="336" w:lineRule="auto"/>
        <w:ind w:left="1265" w:leftChars="0" w:hanging="425" w:firstLineChars="0"/>
        <w:rPr>
          <w:color w:val="auto"/>
        </w:rPr>
      </w:pPr>
      <w:r>
        <w:rPr>
          <w:rFonts w:hint="eastAsia"/>
          <w:color w:val="auto"/>
        </w:rPr>
        <w:t>严重性等级为2的错误数量：每百万元开发费用小于等于2个</w:t>
      </w: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</w:rPr>
        <w:t>向上舍入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；</w:t>
      </w:r>
    </w:p>
    <w:p w14:paraId="3C7F34E2">
      <w:pPr>
        <w:numPr>
          <w:ilvl w:val="0"/>
          <w:numId w:val="4"/>
        </w:numPr>
        <w:spacing w:line="336" w:lineRule="auto"/>
        <w:ind w:left="1265" w:leftChars="0" w:hanging="425" w:firstLineChars="0"/>
        <w:rPr>
          <w:color w:val="auto"/>
        </w:rPr>
      </w:pPr>
      <w:r>
        <w:rPr>
          <w:rFonts w:hint="eastAsia"/>
          <w:color w:val="auto"/>
        </w:rPr>
        <w:t>严重性等级为3的错误数量：每百万元开发费用小于等于3个</w:t>
      </w: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</w:rPr>
        <w:t>向上舍入）。</w:t>
      </w:r>
    </w:p>
    <w:p w14:paraId="55C7D148">
      <w:pPr>
        <w:numPr>
          <w:ilvl w:val="0"/>
          <w:numId w:val="5"/>
        </w:numPr>
        <w:spacing w:line="336" w:lineRule="auto"/>
        <w:ind w:firstLine="480"/>
        <w:rPr>
          <w:rFonts w:hint="eastAsia"/>
          <w:color w:val="auto"/>
        </w:rPr>
      </w:pPr>
      <w:r>
        <w:rPr>
          <w:rFonts w:hint="eastAsia"/>
          <w:color w:val="auto"/>
          <w:lang w:eastAsia="zh-CN"/>
        </w:rPr>
        <w:t>检测</w:t>
      </w:r>
      <w:r>
        <w:rPr>
          <w:rFonts w:hint="eastAsia"/>
          <w:color w:val="auto"/>
        </w:rPr>
        <w:t>存在不通过项的，应对不通过项进行整改，然后进行回归</w:t>
      </w:r>
      <w:r>
        <w:rPr>
          <w:rFonts w:hint="eastAsia"/>
          <w:color w:val="auto"/>
          <w:lang w:eastAsia="zh-CN"/>
        </w:rPr>
        <w:t>检测</w:t>
      </w:r>
      <w:r>
        <w:rPr>
          <w:rFonts w:hint="eastAsia"/>
          <w:color w:val="auto"/>
        </w:rPr>
        <w:t>，确保发现的软件错误已全部修复。</w:t>
      </w:r>
    </w:p>
    <w:p w14:paraId="36D4204E">
      <w:pPr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bookmarkEnd w:id="62"/>
    <w:bookmarkEnd w:id="63"/>
    <w:bookmarkEnd w:id="64"/>
    <w:bookmarkEnd w:id="65"/>
    <w:bookmarkEnd w:id="66"/>
    <w:p w14:paraId="4557D46D">
      <w:pPr>
        <w:pStyle w:val="2"/>
        <w:spacing w:line="336" w:lineRule="auto"/>
        <w:ind w:left="0"/>
        <w:rPr>
          <w:szCs w:val="36"/>
          <w:highlight w:val="none"/>
        </w:rPr>
      </w:pPr>
      <w:bookmarkStart w:id="67" w:name="_Toc11808"/>
      <w:r>
        <w:rPr>
          <w:rFonts w:hint="eastAsia"/>
          <w:szCs w:val="36"/>
          <w:highlight w:val="none"/>
          <w:lang w:val="en-US" w:eastAsia="zh-CN"/>
        </w:rPr>
        <w:t>检测</w:t>
      </w:r>
      <w:r>
        <w:rPr>
          <w:rFonts w:hint="eastAsia"/>
          <w:szCs w:val="36"/>
          <w:highlight w:val="none"/>
          <w:lang w:eastAsia="zh-CN"/>
        </w:rPr>
        <w:t>结果</w:t>
      </w:r>
      <w:bookmarkEnd w:id="67"/>
    </w:p>
    <w:tbl>
      <w:tblPr>
        <w:tblStyle w:val="2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9"/>
        <w:gridCol w:w="4112"/>
        <w:gridCol w:w="2468"/>
      </w:tblGrid>
      <w:tr w14:paraId="12D4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tblHeader/>
          <w:jc w:val="center"/>
        </w:trPr>
        <w:tc>
          <w:tcPr>
            <w:tcW w:w="1138" w:type="pct"/>
            <w:shd w:val="clear" w:color="auto" w:fill="F3F3F3"/>
            <w:vAlign w:val="center"/>
          </w:tcPr>
          <w:p w14:paraId="21563AB6">
            <w:pPr>
              <w:spacing w:line="336" w:lineRule="auto"/>
              <w:ind w:firstLine="0" w:firstLineChars="0"/>
              <w:jc w:val="both"/>
              <w:rPr>
                <w:rFonts w:hint="default" w:eastAsia="宋体"/>
                <w:b/>
                <w:highlight w:val="none"/>
                <w:lang w:val="en-US" w:eastAsia="zh-CN"/>
              </w:rPr>
            </w:pPr>
            <w:r>
              <w:rPr>
                <w:b/>
                <w:highlight w:val="none"/>
              </w:rPr>
              <w:t>序号</w:t>
            </w:r>
            <w:r>
              <w:rPr>
                <w:rFonts w:hint="eastAsia"/>
                <w:b/>
                <w:highlight w:val="none"/>
                <w:lang w:val="en-US" w:eastAsia="zh-CN"/>
              </w:rPr>
              <w:t>${testResultList}</w:t>
            </w:r>
          </w:p>
        </w:tc>
        <w:tc>
          <w:tcPr>
            <w:tcW w:w="2413" w:type="pct"/>
            <w:shd w:val="clear" w:color="auto" w:fill="F3F3F3"/>
            <w:vAlign w:val="center"/>
          </w:tcPr>
          <w:p w14:paraId="59ADCACF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</w:t>
            </w:r>
            <w:r>
              <w:rPr>
                <w:rFonts w:hint="eastAsia"/>
                <w:b/>
                <w:highlight w:val="none"/>
              </w:rPr>
              <w:t>内容</w:t>
            </w:r>
          </w:p>
        </w:tc>
        <w:tc>
          <w:tcPr>
            <w:tcW w:w="1448" w:type="pct"/>
            <w:shd w:val="clear" w:color="auto" w:fill="F3F3F3"/>
            <w:vAlign w:val="center"/>
          </w:tcPr>
          <w:p w14:paraId="280E04F6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val="en-US" w:eastAsia="zh-CN"/>
              </w:rPr>
              <w:t>检测</w:t>
            </w:r>
            <w:r>
              <w:rPr>
                <w:rFonts w:hint="eastAsia"/>
                <w:b/>
                <w:highlight w:val="none"/>
                <w:lang w:eastAsia="zh-CN"/>
              </w:rPr>
              <w:t>结果</w:t>
            </w:r>
          </w:p>
        </w:tc>
      </w:tr>
      <w:tr w14:paraId="31CB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8" w:type="pct"/>
            <w:vAlign w:val="center"/>
          </w:tcPr>
          <w:p w14:paraId="44D32DC0">
            <w:pPr>
              <w:pStyle w:val="38"/>
              <w:ind w:firstLine="0" w:firstLineChars="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[testResultId]</w:t>
            </w:r>
          </w:p>
        </w:tc>
        <w:tc>
          <w:tcPr>
            <w:tcW w:w="2413" w:type="pct"/>
            <w:vAlign w:val="center"/>
          </w:tcPr>
          <w:p w14:paraId="4A26CBB0">
            <w:pPr>
              <w:pStyle w:val="38"/>
              <w:ind w:firstLine="0" w:firstLineChars="0"/>
              <w:rPr>
                <w:rFonts w:hint="default" w:ascii="Times New Roman" w:hAnsi="Times New Roman" w:eastAsia="宋体" w:cs="Times New Roman"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[testResultContent]</w:t>
            </w:r>
          </w:p>
        </w:tc>
        <w:tc>
          <w:tcPr>
            <w:tcW w:w="1448" w:type="pct"/>
            <w:vAlign w:val="center"/>
          </w:tcPr>
          <w:p w14:paraId="0B2C27DD">
            <w:pPr>
              <w:pStyle w:val="38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[testResult]</w:t>
            </w:r>
          </w:p>
        </w:tc>
      </w:tr>
    </w:tbl>
    <w:p w14:paraId="5AB4773E">
      <w:pPr>
        <w:pStyle w:val="4"/>
        <w:bidi w:val="0"/>
      </w:pPr>
      <w:bookmarkStart w:id="68" w:name="_Toc2039"/>
      <w:r>
        <w:rPr>
          <w:rFonts w:hint="eastAsia"/>
          <w:lang w:eastAsia="zh-CN"/>
        </w:rPr>
        <w:t>用户文档</w:t>
      </w:r>
      <w:r>
        <w:rPr>
          <w:rFonts w:hint="eastAsia"/>
          <w:lang w:val="en-US" w:eastAsia="zh-CN"/>
        </w:rPr>
        <w:t>集</w:t>
      </w:r>
      <w:bookmarkEnd w:id="68"/>
    </w:p>
    <w:p w14:paraId="5182242F">
      <w:pPr>
        <w:numPr>
          <w:ilvl w:val="0"/>
          <w:numId w:val="6"/>
        </w:numPr>
        <w:ind w:left="425" w:leftChars="0" w:hanging="425" w:firstLineChars="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文档检查</w:t>
      </w:r>
    </w:p>
    <w:tbl>
      <w:tblPr>
        <w:tblStyle w:val="28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3379"/>
        <w:gridCol w:w="1369"/>
        <w:gridCol w:w="1576"/>
      </w:tblGrid>
      <w:tr w14:paraId="263D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tblHeader/>
          <w:jc w:val="center"/>
        </w:trPr>
        <w:tc>
          <w:tcPr>
            <w:tcW w:w="1976" w:type="dxa"/>
            <w:tcBorders>
              <w:top w:val="single" w:color="auto" w:sz="6" w:space="0"/>
              <w:bottom w:val="single" w:color="auto" w:sz="6" w:space="0"/>
            </w:tcBorders>
            <w:shd w:val="clear" w:color="auto" w:fill="F1F1F1" w:themeFill="background1" w:themeFillShade="F2"/>
            <w:vAlign w:val="center"/>
          </w:tcPr>
          <w:p w14:paraId="6371CAA5">
            <w:pPr>
              <w:spacing w:line="336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</w:rPr>
              <w:t>序号</w:t>
            </w:r>
          </w:p>
        </w:tc>
        <w:tc>
          <w:tcPr>
            <w:tcW w:w="3379" w:type="dxa"/>
            <w:tcBorders>
              <w:top w:val="single" w:color="auto" w:sz="6" w:space="0"/>
              <w:bottom w:val="single" w:color="auto" w:sz="6" w:space="0"/>
            </w:tcBorders>
            <w:shd w:val="clear" w:color="auto" w:fill="F1F1F1" w:themeFill="background1" w:themeFillShade="F2"/>
            <w:vAlign w:val="center"/>
          </w:tcPr>
          <w:p w14:paraId="0DFA9554">
            <w:pPr>
              <w:spacing w:line="336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</w:rPr>
              <w:t>文档名称</w:t>
            </w: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>{userDocument}</w:t>
            </w:r>
          </w:p>
        </w:tc>
        <w:tc>
          <w:tcPr>
            <w:tcW w:w="1369" w:type="dxa"/>
            <w:tcBorders>
              <w:top w:val="single" w:color="auto" w:sz="6" w:space="0"/>
              <w:bottom w:val="single" w:color="auto" w:sz="6" w:space="0"/>
            </w:tcBorders>
            <w:shd w:val="clear" w:color="auto" w:fill="F1F1F1" w:themeFill="background1" w:themeFillShade="F2"/>
            <w:vAlign w:val="center"/>
          </w:tcPr>
          <w:p w14:paraId="14D86F8A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lang w:val="en-US" w:eastAsia="zh-CN"/>
              </w:rPr>
              <w:t>是否提供</w:t>
            </w:r>
          </w:p>
        </w:tc>
        <w:tc>
          <w:tcPr>
            <w:tcW w:w="1576" w:type="dxa"/>
            <w:tcBorders>
              <w:top w:val="single" w:color="auto" w:sz="6" w:space="0"/>
              <w:bottom w:val="single" w:color="auto" w:sz="6" w:space="0"/>
            </w:tcBorders>
            <w:shd w:val="clear" w:color="auto" w:fill="F1F1F1" w:themeFill="background1" w:themeFillShade="F2"/>
            <w:vAlign w:val="center"/>
          </w:tcPr>
          <w:p w14:paraId="607AF701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lang w:val="en-US" w:eastAsia="zh-CN"/>
              </w:rPr>
              <w:t>是否通过审查</w:t>
            </w:r>
          </w:p>
        </w:tc>
      </w:tr>
      <w:tr w14:paraId="7D796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6" w:type="dxa"/>
            <w:vAlign w:val="center"/>
          </w:tcPr>
          <w:p w14:paraId="3C50BD19">
            <w:pPr>
              <w:pStyle w:val="38"/>
              <w:ind w:firstLine="0" w:firstLineChars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</w:t>
            </w:r>
            <w:r>
              <w:rPr>
                <w:color w:val="FF0000"/>
              </w:rPr>
              <w:t>userDocument</w:t>
            </w:r>
            <w:r>
              <w:rPr>
                <w:rFonts w:hint="eastAsia"/>
                <w:color w:val="FF0000"/>
                <w:lang w:val="en-US" w:eastAsia="zh-CN"/>
              </w:rPr>
              <w:t>Id</w:t>
            </w:r>
            <w:r>
              <w:rPr>
                <w:rFonts w:hint="eastAsia"/>
                <w:lang w:val="en-US" w:eastAsia="zh-CN"/>
              </w:rPr>
              <w:t>]</w:t>
            </w:r>
          </w:p>
        </w:tc>
        <w:tc>
          <w:tcPr>
            <w:tcW w:w="3379" w:type="dxa"/>
            <w:vAlign w:val="top"/>
          </w:tcPr>
          <w:p w14:paraId="43F02930">
            <w:pPr>
              <w:spacing w:line="336" w:lineRule="auto"/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[userDocN</w:t>
            </w:r>
            <w:r>
              <w:rPr>
                <w:color w:val="FF0000"/>
              </w:rPr>
              <w:t>ame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369" w:type="dxa"/>
            <w:vAlign w:val="center"/>
          </w:tcPr>
          <w:p w14:paraId="1FB806F5">
            <w:pPr>
              <w:pStyle w:val="38"/>
              <w:ind w:firstLine="0" w:firstLineChars="0"/>
              <w:rPr>
                <w:rFonts w:hint="eastAsia"/>
                <w:color w:val="auto"/>
              </w:rPr>
            </w:pPr>
            <w:r>
              <w:rPr>
                <w:rFonts w:hint="eastAsia"/>
                <w:lang w:val="en-US" w:eastAsia="zh-CN"/>
              </w:rPr>
              <w:t>[isProvide]</w:t>
            </w:r>
          </w:p>
        </w:tc>
        <w:tc>
          <w:tcPr>
            <w:tcW w:w="1576" w:type="dxa"/>
            <w:vAlign w:val="center"/>
          </w:tcPr>
          <w:p w14:paraId="0FB022C1">
            <w:pPr>
              <w:pStyle w:val="38"/>
              <w:ind w:firstLine="0" w:firstLineChars="0"/>
              <w:rPr>
                <w:rFonts w:hint="eastAsia"/>
                <w:color w:val="auto"/>
              </w:rPr>
            </w:pPr>
            <w:r>
              <w:rPr>
                <w:rFonts w:hint="eastAsia"/>
                <w:lang w:val="en-US" w:eastAsia="zh-CN"/>
              </w:rPr>
              <w:t>[isApprove]</w:t>
            </w:r>
          </w:p>
        </w:tc>
      </w:tr>
    </w:tbl>
    <w:p w14:paraId="24996A2F">
      <w:pPr>
        <w:pStyle w:val="36"/>
        <w:numPr>
          <w:ilvl w:val="0"/>
          <w:numId w:val="6"/>
        </w:numPr>
        <w:ind w:left="425" w:leftChars="0" w:hanging="425" w:firstLineChars="0"/>
        <w:rPr>
          <w:rFonts w:hint="default" w:eastAsia="宋体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用户手册检测</w:t>
      </w:r>
    </w:p>
    <w:tbl>
      <w:tblPr>
        <w:tblStyle w:val="28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6591"/>
      </w:tblGrid>
      <w:tr w14:paraId="5897C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tblHeader/>
          <w:jc w:val="center"/>
        </w:trPr>
        <w:tc>
          <w:tcPr>
            <w:tcW w:w="762" w:type="dxa"/>
            <w:tcBorders>
              <w:top w:val="single" w:color="auto" w:sz="6" w:space="0"/>
              <w:bottom w:val="single" w:color="auto" w:sz="6" w:space="0"/>
            </w:tcBorders>
            <w:shd w:val="clear" w:color="auto" w:fill="F1F1F1" w:themeFill="background1" w:themeFillShade="F2"/>
            <w:vAlign w:val="center"/>
          </w:tcPr>
          <w:p w14:paraId="4C013BA9">
            <w:pPr>
              <w:spacing w:line="336" w:lineRule="auto"/>
              <w:ind w:firstLine="0" w:firstLineChars="0"/>
              <w:jc w:val="left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</w:rPr>
              <w:t>序号</w:t>
            </w:r>
          </w:p>
        </w:tc>
        <w:tc>
          <w:tcPr>
            <w:tcW w:w="7538" w:type="dxa"/>
            <w:tcBorders>
              <w:top w:val="single" w:color="auto" w:sz="6" w:space="0"/>
              <w:bottom w:val="single" w:color="auto" w:sz="6" w:space="0"/>
            </w:tcBorders>
            <w:shd w:val="clear" w:color="auto" w:fill="F1F1F1" w:themeFill="background1" w:themeFillShade="F2"/>
            <w:vAlign w:val="center"/>
          </w:tcPr>
          <w:p w14:paraId="1FDAAA09">
            <w:pPr>
              <w:spacing w:line="336" w:lineRule="auto"/>
              <w:ind w:firstLine="0" w:firstLineChars="0"/>
              <w:jc w:val="left"/>
              <w:rPr>
                <w:rFonts w:hint="default" w:ascii="Times New Roman" w:hAnsi="Times New Roman" w:cs="Times New Roman"/>
                <w:b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</w:rPr>
              <w:t>文档名称</w:t>
            </w:r>
            <w:r>
              <w:t>${user</w:t>
            </w:r>
            <w:r>
              <w:rPr>
                <w:rFonts w:hint="eastAsia"/>
              </w:rPr>
              <w:t>Manual</w:t>
            </w:r>
            <w:r>
              <w:t>}</w:t>
            </w:r>
          </w:p>
        </w:tc>
      </w:tr>
      <w:tr w14:paraId="2D32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2" w:type="dxa"/>
            <w:vAlign w:val="center"/>
          </w:tcPr>
          <w:p w14:paraId="19216BA8">
            <w:pPr>
              <w:pStyle w:val="38"/>
              <w:ind w:firstLine="0" w:firstLineChars="0"/>
              <w:rPr>
                <w:color w:val="auto"/>
              </w:rPr>
            </w:pPr>
            <w:r>
              <w:rPr>
                <w:rFonts w:hint="eastAsia"/>
                <w:lang w:val="en-US" w:eastAsia="zh-CN"/>
              </w:rPr>
              <w:t>[</w:t>
            </w:r>
            <w:r>
              <w:t>user</w:t>
            </w:r>
            <w:r>
              <w:rPr>
                <w:rFonts w:hint="eastAsia"/>
              </w:rPr>
              <w:t>Manual</w:t>
            </w:r>
            <w:r>
              <w:rPr>
                <w:rFonts w:hint="eastAsia"/>
                <w:lang w:val="en-US" w:eastAsia="zh-CN"/>
              </w:rPr>
              <w:t>Id]</w:t>
            </w:r>
          </w:p>
        </w:tc>
        <w:tc>
          <w:tcPr>
            <w:tcW w:w="7538" w:type="dxa"/>
            <w:vAlign w:val="center"/>
          </w:tcPr>
          <w:p w14:paraId="69CFF97A">
            <w:pPr>
              <w:pStyle w:val="38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t>user</w:t>
            </w:r>
            <w:r>
              <w:rPr>
                <w:rFonts w:hint="eastAsia"/>
              </w:rPr>
              <w:t>Manual</w:t>
            </w:r>
            <w:r>
              <w:rPr>
                <w:rFonts w:hint="eastAsia"/>
                <w:lang w:val="en-US" w:eastAsia="zh-CN"/>
              </w:rPr>
              <w:t>Name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</w:tr>
    </w:tbl>
    <w:p w14:paraId="725412BE">
      <w:pPr>
        <w:pStyle w:val="36"/>
        <w:rPr>
          <w:highlight w:val="none"/>
        </w:rPr>
      </w:pPr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96"/>
        <w:gridCol w:w="4278"/>
        <w:gridCol w:w="1222"/>
      </w:tblGrid>
      <w:tr w14:paraId="42C38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2E6AEBB2">
            <w:pPr>
              <w:spacing w:line="336" w:lineRule="auto"/>
              <w:ind w:firstLine="0" w:firstLineChars="0"/>
              <w:jc w:val="left"/>
              <w:rPr>
                <w:rFonts w:hint="default" w:eastAsia="宋体"/>
                <w:b/>
                <w:highlight w:val="none"/>
                <w:lang w:val="en-US" w:eastAsia="zh-CN"/>
              </w:rPr>
            </w:pPr>
            <w:r>
              <w:rPr>
                <w:b/>
                <w:highlight w:val="none"/>
              </w:rPr>
              <w:t>序号</w:t>
            </w:r>
          </w:p>
        </w:tc>
        <w:tc>
          <w:tcPr>
            <w:tcW w:w="1696" w:type="dxa"/>
            <w:shd w:val="clear" w:color="auto" w:fill="F1F1F1" w:themeFill="background1" w:themeFillShade="F2"/>
            <w:vAlign w:val="center"/>
          </w:tcPr>
          <w:p w14:paraId="1AF08615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</w:t>
            </w:r>
          </w:p>
        </w:tc>
        <w:tc>
          <w:tcPr>
            <w:tcW w:w="4278" w:type="dxa"/>
            <w:shd w:val="clear" w:color="auto" w:fill="F1F1F1" w:themeFill="background1" w:themeFillShade="F2"/>
            <w:vAlign w:val="center"/>
          </w:tcPr>
          <w:p w14:paraId="402F1953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检测项说明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2C6C4D7C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检测结果</w:t>
            </w:r>
          </w:p>
        </w:tc>
      </w:tr>
      <w:tr w14:paraId="63AC0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FFFFFF" w:themeFill="background1"/>
            <w:vAlign w:val="center"/>
          </w:tcPr>
          <w:p w14:paraId="49548BFD">
            <w:pPr>
              <w:pStyle w:val="38"/>
              <w:rPr>
                <w:color w:val="00B050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${userDocumentSetApproved}</w:t>
            </w:r>
          </w:p>
        </w:tc>
        <w:tc>
          <w:tcPr>
            <w:tcW w:w="1696" w:type="dxa"/>
            <w:shd w:val="clear" w:color="auto" w:fill="FFFFFF" w:themeFill="background1"/>
            <w:vAlign w:val="center"/>
          </w:tcPr>
          <w:p w14:paraId="5108F5D0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tcW w:w="4278" w:type="dxa"/>
            <w:shd w:val="clear" w:color="auto" w:fill="FFFFFF" w:themeFill="background1"/>
            <w:vAlign w:val="center"/>
          </w:tcPr>
          <w:p w14:paraId="10571E94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21E4304E">
            <w:pPr>
              <w:pStyle w:val="38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</w:p>
        </w:tc>
      </w:tr>
    </w:tbl>
    <w:p w14:paraId="76B449D8">
      <w:pPr>
        <w:pStyle w:val="4"/>
        <w:bidi w:val="0"/>
      </w:pPr>
      <w:bookmarkStart w:id="69" w:name="_Toc13560"/>
      <w:r>
        <w:t>功能性</w:t>
      </w:r>
      <w:bookmarkEnd w:id="69"/>
      <w:r>
        <w:rPr>
          <w:rFonts w:hint="eastAsia"/>
          <w:lang w:val="en-US" w:eastAsia="zh-CN"/>
        </w:rPr>
        <w:t>(注意是多级的合并)</w:t>
      </w:r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4371"/>
        <w:gridCol w:w="1222"/>
      </w:tblGrid>
      <w:tr w14:paraId="6F83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1AB9CDB9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2FAB7A4C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</w:t>
            </w:r>
          </w:p>
        </w:tc>
        <w:tc>
          <w:tcPr>
            <w:tcW w:w="4371" w:type="dxa"/>
            <w:shd w:val="clear" w:color="auto" w:fill="F1F1F1" w:themeFill="background1" w:themeFillShade="F2"/>
            <w:vAlign w:val="center"/>
          </w:tcPr>
          <w:p w14:paraId="5836AEB4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检测项说明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34111292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检测结果</w:t>
            </w:r>
          </w:p>
        </w:tc>
      </w:tr>
      <w:tr w14:paraId="5B0D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FFFFFF" w:themeFill="background1"/>
            <w:vAlign w:val="center"/>
          </w:tcPr>
          <w:p w14:paraId="68EB0B29">
            <w:pPr>
              <w:pStyle w:val="38"/>
              <w:ind w:firstLine="0" w:firstLineChars="0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  <w:bookmarkStart w:id="70" w:name="_Toc21781"/>
            <w:r>
              <w:rPr>
                <w:rFonts w:hint="eastAsia" w:ascii="Times New Roman" w:hAnsi="Times New Roman" w:eastAsia="宋体" w:cs="Times New Roman"/>
                <w:color w:val="00B050"/>
                <w:highlight w:val="none"/>
                <w:lang w:val="en-US" w:eastAsia="zh-CN"/>
              </w:rPr>
              <w:t>${</w:t>
            </w:r>
            <w:r>
              <w:rPr>
                <w:rFonts w:hint="eastAsia" w:cs="Times New Roman"/>
                <w:color w:val="00B050"/>
                <w:highlight w:val="none"/>
                <w:lang w:val="en-US" w:eastAsia="zh-CN"/>
              </w:rPr>
              <w:t>f</w:t>
            </w:r>
            <w:r>
              <w:rPr>
                <w:rFonts w:hint="eastAsia" w:ascii="Times New Roman" w:hAnsi="Times New Roman" w:eastAsia="宋体" w:cs="Times New Roman"/>
                <w:color w:val="00B050"/>
                <w:highlight w:val="none"/>
                <w:lang w:val="en-US" w:eastAsia="zh-CN"/>
              </w:rPr>
              <w:t>unctionality}</w:t>
            </w: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0E5D9A69">
            <w:pPr>
              <w:pStyle w:val="38"/>
              <w:ind w:firstLine="0" w:firstLineChars="0"/>
              <w:rPr>
                <w:rFonts w:hint="eastAsia"/>
                <w:color w:val="00B050"/>
                <w:highlight w:val="none"/>
                <w:lang w:val="en-US" w:eastAsia="zh-CN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3D7E9C56">
            <w:pPr>
              <w:pStyle w:val="38"/>
              <w:ind w:firstLine="0" w:firstLineChars="0"/>
              <w:rPr>
                <w:rFonts w:hint="eastAsia"/>
                <w:color w:val="00B050"/>
                <w:highlight w:val="none"/>
                <w:lang w:val="en-US" w:eastAsia="zh-CN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23DDD609">
            <w:pPr>
              <w:pStyle w:val="38"/>
              <w:ind w:firstLine="0" w:firstLineChars="0"/>
              <w:rPr>
                <w:color w:val="FF0000"/>
                <w:highlight w:val="none"/>
              </w:rPr>
            </w:pPr>
          </w:p>
        </w:tc>
      </w:tr>
    </w:tbl>
    <w:p w14:paraId="41365653">
      <w:pPr>
        <w:pStyle w:val="4"/>
        <w:bidi w:val="0"/>
      </w:pPr>
      <w:r>
        <w:t>兼容性</w:t>
      </w:r>
      <w:bookmarkEnd w:id="70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4371"/>
        <w:gridCol w:w="1222"/>
      </w:tblGrid>
      <w:tr w14:paraId="5D1F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7B1F45C1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0BBA3210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</w:t>
            </w:r>
          </w:p>
        </w:tc>
        <w:tc>
          <w:tcPr>
            <w:tcW w:w="4371" w:type="dxa"/>
            <w:shd w:val="clear" w:color="auto" w:fill="F1F1F1" w:themeFill="background1" w:themeFillShade="F2"/>
            <w:vAlign w:val="center"/>
          </w:tcPr>
          <w:p w14:paraId="74C1CB61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检测项说明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6A52D17C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检测结果</w:t>
            </w:r>
          </w:p>
        </w:tc>
      </w:tr>
      <w:tr w14:paraId="3C9BF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FFFFFF" w:themeFill="background1"/>
            <w:vAlign w:val="center"/>
          </w:tcPr>
          <w:p w14:paraId="6FF69022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0" w:beforeAutospacing="0" w:after="0" w:afterAutospacing="0" w:line="17" w:lineRule="atLeast"/>
              <w:ind w:left="0" w:right="0" w:firstLine="0"/>
              <w:jc w:val="left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${</w:t>
            </w:r>
            <w:r>
              <w:rPr>
                <w:rFonts w:hint="eastAsia" w:ascii="Times New Roman" w:hAnsi="Times New Roman" w:cs="Times New Roman"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ompatibility</w:t>
            </w:r>
            <w:r>
              <w:rPr>
                <w:rFonts w:hint="eastAsia" w:ascii="Times New Roman" w:hAnsi="Times New Roman" w:eastAsia="宋体" w:cs="Times New Roman"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}</w:t>
            </w: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6207733D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0EF57F9B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4F97B7DE">
            <w:pPr>
              <w:pStyle w:val="38"/>
              <w:rPr>
                <w:color w:val="FF0000"/>
                <w:highlight w:val="none"/>
              </w:rPr>
            </w:pPr>
          </w:p>
        </w:tc>
      </w:tr>
    </w:tbl>
    <w:p w14:paraId="277A990E">
      <w:pPr>
        <w:pStyle w:val="4"/>
        <w:bidi w:val="0"/>
      </w:pPr>
      <w:bookmarkStart w:id="71" w:name="_Toc15187"/>
      <w:r>
        <w:t>易用性</w:t>
      </w:r>
      <w:bookmarkEnd w:id="71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4371"/>
        <w:gridCol w:w="1222"/>
      </w:tblGrid>
      <w:tr w14:paraId="65BBC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2B62F9CC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26241038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</w:t>
            </w:r>
          </w:p>
        </w:tc>
        <w:tc>
          <w:tcPr>
            <w:tcW w:w="4371" w:type="dxa"/>
            <w:shd w:val="clear" w:color="auto" w:fill="F1F1F1" w:themeFill="background1" w:themeFillShade="F2"/>
            <w:vAlign w:val="center"/>
          </w:tcPr>
          <w:p w14:paraId="22B260F9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检测项说明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5956C119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检测结果</w:t>
            </w:r>
          </w:p>
        </w:tc>
      </w:tr>
      <w:tr w14:paraId="2349D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FFFFFF" w:themeFill="background1"/>
            <w:vAlign w:val="center"/>
          </w:tcPr>
          <w:p w14:paraId="78775714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0" w:beforeAutospacing="0" w:after="0" w:afterAutospacing="0" w:line="17" w:lineRule="atLeast"/>
              <w:ind w:left="0" w:right="0" w:firstLine="0"/>
              <w:jc w:val="left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${</w:t>
            </w:r>
            <w:r>
              <w:rPr>
                <w:rFonts w:hint="default" w:ascii="Times New Roman" w:hAnsi="Times New Roman" w:eastAsia="宋体" w:cs="Times New Roman"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highUsability</w:t>
            </w:r>
            <w:r>
              <w:rPr>
                <w:rFonts w:hint="eastAsia" w:ascii="Times New Roman" w:hAnsi="Times New Roman" w:eastAsia="宋体" w:cs="Times New Roman"/>
                <w:color w:val="00B050"/>
                <w:kern w:val="2"/>
                <w:sz w:val="24"/>
                <w:szCs w:val="24"/>
                <w:highlight w:val="none"/>
                <w:lang w:val="en-US" w:eastAsia="zh-CN" w:bidi="ar-SA"/>
              </w:rPr>
              <w:t>}</w:t>
            </w: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239A34A0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40D6B761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42352164">
            <w:pPr>
              <w:pStyle w:val="38"/>
              <w:rPr>
                <w:color w:val="FF0000"/>
                <w:highlight w:val="none"/>
              </w:rPr>
            </w:pPr>
          </w:p>
        </w:tc>
      </w:tr>
    </w:tbl>
    <w:p w14:paraId="0C087A31">
      <w:pPr>
        <w:pStyle w:val="4"/>
        <w:bidi w:val="0"/>
      </w:pPr>
      <w:bookmarkStart w:id="72" w:name="_Toc16650"/>
      <w:r>
        <w:t>可靠性</w:t>
      </w:r>
      <w:bookmarkEnd w:id="72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4371"/>
        <w:gridCol w:w="1222"/>
      </w:tblGrid>
      <w:tr w14:paraId="35EF1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59C00689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0FCC37E6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</w:t>
            </w:r>
          </w:p>
        </w:tc>
        <w:tc>
          <w:tcPr>
            <w:tcW w:w="4371" w:type="dxa"/>
            <w:shd w:val="clear" w:color="auto" w:fill="F1F1F1" w:themeFill="background1" w:themeFillShade="F2"/>
            <w:vAlign w:val="center"/>
          </w:tcPr>
          <w:p w14:paraId="4436B0F7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检测项说明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4C3206A6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检测结果</w:t>
            </w:r>
          </w:p>
        </w:tc>
      </w:tr>
      <w:tr w14:paraId="11E3D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FFFFFF" w:themeFill="background1"/>
            <w:vAlign w:val="center"/>
          </w:tcPr>
          <w:p w14:paraId="77536474">
            <w:pPr>
              <w:pStyle w:val="38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B050"/>
                <w:highlight w:val="none"/>
                <w:lang w:val="en-US" w:eastAsia="zh-CN"/>
              </w:rPr>
              <w:t>${</w:t>
            </w:r>
            <w:r>
              <w:rPr>
                <w:rFonts w:hint="eastAsia" w:cs="Times New Roman"/>
                <w:color w:val="00B050"/>
                <w:highlight w:val="none"/>
                <w:lang w:val="en-US" w:eastAsia="zh-CN"/>
              </w:rPr>
              <w:t>r</w:t>
            </w:r>
            <w:r>
              <w:rPr>
                <w:rFonts w:hint="default" w:ascii="Times New Roman" w:hAnsi="Times New Roman" w:eastAsia="宋体" w:cs="Times New Roman"/>
                <w:color w:val="00B050"/>
                <w:highlight w:val="none"/>
                <w:lang w:val="en-US" w:eastAsia="zh-CN"/>
              </w:rPr>
              <w:t>eliability</w:t>
            </w:r>
            <w:r>
              <w:rPr>
                <w:rFonts w:hint="eastAsia" w:ascii="Times New Roman" w:hAnsi="Times New Roman" w:eastAsia="宋体" w:cs="Times New Roman"/>
                <w:color w:val="00B050"/>
                <w:highlight w:val="none"/>
                <w:lang w:val="en-US" w:eastAsia="zh-CN"/>
              </w:rPr>
              <w:t>}</w:t>
            </w: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1D85154B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6F6A1BA7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1CD03090">
            <w:pPr>
              <w:pStyle w:val="38"/>
              <w:rPr>
                <w:color w:val="FF0000"/>
                <w:highlight w:val="none"/>
              </w:rPr>
            </w:pPr>
          </w:p>
        </w:tc>
      </w:tr>
    </w:tbl>
    <w:p w14:paraId="656EBABB">
      <w:pPr>
        <w:pStyle w:val="4"/>
        <w:bidi w:val="0"/>
      </w:pPr>
      <w:bookmarkStart w:id="73" w:name="_Toc8709"/>
      <w:r>
        <w:t>信息安全性</w:t>
      </w:r>
      <w:bookmarkEnd w:id="73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4371"/>
        <w:gridCol w:w="1222"/>
      </w:tblGrid>
      <w:tr w14:paraId="5112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529900BD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059D12B0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</w:t>
            </w:r>
          </w:p>
        </w:tc>
        <w:tc>
          <w:tcPr>
            <w:tcW w:w="4371" w:type="dxa"/>
            <w:shd w:val="clear" w:color="auto" w:fill="F1F1F1" w:themeFill="background1" w:themeFillShade="F2"/>
            <w:vAlign w:val="center"/>
          </w:tcPr>
          <w:p w14:paraId="6542E0B7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检测项说明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00073D49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检测结果</w:t>
            </w:r>
          </w:p>
        </w:tc>
      </w:tr>
      <w:tr w14:paraId="7E88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FFFFFF" w:themeFill="background1"/>
            <w:vAlign w:val="center"/>
          </w:tcPr>
          <w:p w14:paraId="2F373401">
            <w:pPr>
              <w:pStyle w:val="38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  <w:r>
              <w:rPr>
                <w:rFonts w:hint="eastAsia"/>
                <w:color w:val="00B050"/>
                <w:highlight w:val="none"/>
                <w:lang w:val="en-US" w:eastAsia="zh-CN"/>
              </w:rPr>
              <w:t>${informationSecurity}</w:t>
            </w: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2C90120D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54E11802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tcW w:w="1222" w:type="dxa"/>
            <w:shd w:val="clear" w:color="auto" w:fill="FFFFFF" w:themeFill="background1"/>
            <w:vAlign w:val="center"/>
          </w:tcPr>
          <w:p w14:paraId="5C02ACBD">
            <w:pPr>
              <w:pStyle w:val="38"/>
              <w:ind w:firstLine="0" w:firstLineChars="0"/>
              <w:rPr>
                <w:color w:val="FF0000"/>
                <w:highlight w:val="none"/>
              </w:rPr>
            </w:pPr>
          </w:p>
        </w:tc>
      </w:tr>
    </w:tbl>
    <w:p w14:paraId="0964D49C">
      <w:pPr>
        <w:pStyle w:val="4"/>
        <w:bidi w:val="0"/>
      </w:pPr>
      <w:bookmarkStart w:id="74" w:name="_Toc5732"/>
      <w:r>
        <w:t>维护性</w:t>
      </w:r>
      <w:bookmarkEnd w:id="74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4371"/>
        <w:gridCol w:w="1222"/>
      </w:tblGrid>
      <w:tr w14:paraId="6563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529CA2BF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709D0C99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</w:t>
            </w:r>
          </w:p>
        </w:tc>
        <w:tc>
          <w:tcPr>
            <w:tcW w:w="4371" w:type="dxa"/>
            <w:shd w:val="clear" w:color="auto" w:fill="F1F1F1" w:themeFill="background1" w:themeFillShade="F2"/>
            <w:vAlign w:val="center"/>
          </w:tcPr>
          <w:p w14:paraId="63114A18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检测项说明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3891A5FB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检测结果</w:t>
            </w:r>
          </w:p>
        </w:tc>
      </w:tr>
      <w:tr w14:paraId="1864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FFFFFF" w:themeFill="background1"/>
            <w:vAlign w:val="center"/>
          </w:tcPr>
          <w:p w14:paraId="6C9903F6">
            <w:pPr>
              <w:pStyle w:val="38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  <w:r>
              <w:rPr>
                <w:rFonts w:hint="eastAsia"/>
                <w:color w:val="00B050"/>
                <w:highlight w:val="none"/>
                <w:lang w:val="en-US" w:eastAsia="zh-CN"/>
              </w:rPr>
              <w:t>${maintainability}</w:t>
            </w:r>
          </w:p>
        </w:tc>
        <w:tc>
          <w:tcPr>
            <w:shd w:val="clear" w:color="auto" w:fill="FFFFFF" w:themeFill="background1"/>
            <w:vAlign w:val="center"/>
          </w:tcPr>
          <w:p w14:paraId="1A4D2190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27F5A4E6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34797F8F">
            <w:pPr>
              <w:pStyle w:val="38"/>
              <w:rPr>
                <w:color w:val="FF0000"/>
                <w:highlight w:val="none"/>
              </w:rPr>
            </w:pPr>
          </w:p>
        </w:tc>
      </w:tr>
    </w:tbl>
    <w:p w14:paraId="0A5F185B">
      <w:pPr>
        <w:pStyle w:val="4"/>
        <w:bidi w:val="0"/>
      </w:pPr>
      <w:bookmarkStart w:id="75" w:name="_Toc27204"/>
      <w:r>
        <w:t>可移植性</w:t>
      </w:r>
      <w:bookmarkEnd w:id="75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4371"/>
        <w:gridCol w:w="1222"/>
      </w:tblGrid>
      <w:tr w14:paraId="53C2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0FF36713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346DFE6B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</w:t>
            </w:r>
          </w:p>
        </w:tc>
        <w:tc>
          <w:tcPr>
            <w:tcW w:w="4371" w:type="dxa"/>
            <w:shd w:val="clear" w:color="auto" w:fill="F1F1F1" w:themeFill="background1" w:themeFillShade="F2"/>
            <w:vAlign w:val="center"/>
          </w:tcPr>
          <w:p w14:paraId="1B7B0FF8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检测项说明</w:t>
            </w:r>
          </w:p>
        </w:tc>
        <w:tc>
          <w:tcPr>
            <w:tcW w:w="1222" w:type="dxa"/>
            <w:shd w:val="clear" w:color="auto" w:fill="F1F1F1" w:themeFill="background1" w:themeFillShade="F2"/>
            <w:vAlign w:val="center"/>
          </w:tcPr>
          <w:p w14:paraId="3D372069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检测结果</w:t>
            </w:r>
          </w:p>
        </w:tc>
      </w:tr>
      <w:tr w14:paraId="73B9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FFFFFF" w:themeFill="background1"/>
            <w:vAlign w:val="center"/>
          </w:tcPr>
          <w:p w14:paraId="41E329F5">
            <w:pPr>
              <w:pStyle w:val="38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B050"/>
                <w:highlight w:val="none"/>
                <w:lang w:val="en-US" w:eastAsia="zh-CN"/>
              </w:rPr>
              <w:t>${</w:t>
            </w:r>
            <w:r>
              <w:rPr>
                <w:rFonts w:hint="eastAsia" w:cs="Times New Roman"/>
                <w:color w:val="00B050"/>
                <w:highlight w:val="none"/>
                <w:lang w:val="en-US" w:eastAsia="zh-CN"/>
              </w:rPr>
              <w:t>p</w:t>
            </w:r>
            <w:r>
              <w:rPr>
                <w:rFonts w:ascii="Times New Roman" w:hAnsi="Times New Roman" w:eastAsia="宋体" w:cs="Times New Roman"/>
                <w:color w:val="00B050"/>
                <w:highlight w:val="none"/>
              </w:rPr>
              <w:t>ortability</w:t>
            </w:r>
            <w:r>
              <w:rPr>
                <w:rFonts w:hint="eastAsia" w:ascii="Times New Roman" w:hAnsi="Times New Roman" w:eastAsia="宋体" w:cs="Times New Roman"/>
                <w:color w:val="00B050"/>
                <w:highlight w:val="none"/>
                <w:lang w:val="en-US" w:eastAsia="zh-CN"/>
              </w:rPr>
              <w:t>}</w:t>
            </w:r>
          </w:p>
        </w:tc>
        <w:tc>
          <w:tcPr>
            <w:shd w:val="clear" w:color="auto" w:fill="FFFFFF" w:themeFill="background1"/>
            <w:vAlign w:val="center"/>
          </w:tcPr>
          <w:p w14:paraId="58741512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73F74464">
            <w:pPr>
              <w:pStyle w:val="38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</w:p>
        </w:tc>
        <w:tc>
          <w:tcPr>
            <w:shd w:val="clear" w:color="auto" w:fill="FFFFFF" w:themeFill="background1"/>
            <w:vAlign w:val="center"/>
          </w:tcPr>
          <w:p w14:paraId="597F37B2">
            <w:pPr>
              <w:pStyle w:val="38"/>
              <w:rPr>
                <w:color w:val="FF0000"/>
                <w:highlight w:val="none"/>
              </w:rPr>
            </w:pPr>
          </w:p>
        </w:tc>
      </w:tr>
    </w:tbl>
    <w:p w14:paraId="3D38955A">
      <w:pPr>
        <w:pStyle w:val="4"/>
        <w:bidi w:val="0"/>
        <w:rPr>
          <w:rFonts w:hint="default"/>
          <w:lang w:val="en-US" w:eastAsia="zh-CN"/>
        </w:rPr>
      </w:pPr>
      <w:bookmarkStart w:id="76" w:name="_Toc14046"/>
      <w:r>
        <w:rPr>
          <w:rFonts w:hint="eastAsia"/>
          <w:lang w:val="en-US" w:eastAsia="zh-CN"/>
        </w:rPr>
        <w:t>性能效率</w:t>
      </w:r>
      <w:bookmarkEnd w:id="76"/>
    </w:p>
    <w:tbl>
      <w:tblPr>
        <w:tblStyle w:val="28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03"/>
        <w:gridCol w:w="3899"/>
        <w:gridCol w:w="1694"/>
      </w:tblGrid>
      <w:tr w14:paraId="17B5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5" w:type="dxa"/>
            <w:shd w:val="clear" w:color="auto" w:fill="F1F1F1" w:themeFill="background1" w:themeFillShade="F2"/>
            <w:vAlign w:val="center"/>
          </w:tcPr>
          <w:p w14:paraId="141B6473">
            <w:pPr>
              <w:spacing w:line="336" w:lineRule="auto"/>
              <w:ind w:firstLine="0" w:firstLineChars="0"/>
              <w:jc w:val="left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序号</w:t>
            </w:r>
          </w:p>
        </w:tc>
        <w:tc>
          <w:tcPr>
            <w:tcW w:w="1603" w:type="dxa"/>
            <w:shd w:val="clear" w:color="auto" w:fill="F1F1F1" w:themeFill="background1" w:themeFillShade="F2"/>
            <w:vAlign w:val="center"/>
          </w:tcPr>
          <w:p w14:paraId="4E2ED717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</w:t>
            </w:r>
          </w:p>
        </w:tc>
        <w:tc>
          <w:tcPr>
            <w:tcW w:w="3899" w:type="dxa"/>
            <w:shd w:val="clear" w:color="auto" w:fill="F1F1F1" w:themeFill="background1" w:themeFillShade="F2"/>
            <w:vAlign w:val="center"/>
          </w:tcPr>
          <w:p w14:paraId="12A17ADB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检测项说明</w:t>
            </w:r>
          </w:p>
        </w:tc>
        <w:tc>
          <w:tcPr>
            <w:tcW w:w="1694" w:type="dxa"/>
            <w:shd w:val="clear" w:color="auto" w:fill="F1F1F1" w:themeFill="background1" w:themeFillShade="F2"/>
            <w:vAlign w:val="center"/>
          </w:tcPr>
          <w:p w14:paraId="29212802">
            <w:pPr>
              <w:spacing w:line="336" w:lineRule="auto"/>
              <w:ind w:firstLine="0" w:firstLineChars="0"/>
              <w:jc w:val="center"/>
              <w:rPr>
                <w:b/>
                <w:highlight w:val="none"/>
              </w:rPr>
            </w:pPr>
            <w:r>
              <w:rPr>
                <w:rFonts w:hint="eastAsia"/>
                <w:b/>
                <w:highlight w:val="none"/>
                <w:lang w:eastAsia="zh-CN"/>
              </w:rPr>
              <w:t>检测结果</w:t>
            </w:r>
          </w:p>
        </w:tc>
      </w:tr>
      <w:tr w14:paraId="712A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FFFFFF" w:themeFill="background1"/>
            <w:vAlign w:val="center"/>
          </w:tcPr>
          <w:p w14:paraId="7D02DDF1">
            <w:pPr>
              <w:pStyle w:val="38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B050"/>
                <w:highlight w:val="none"/>
                <w:lang w:val="en-US" w:eastAsia="zh-CN"/>
              </w:rPr>
              <w:t>${performanceEfficiency}</w:t>
            </w:r>
          </w:p>
        </w:tc>
        <w:tc>
          <w:tcPr>
            <w:tcW w:w="1603" w:type="dxa"/>
            <w:shd w:val="clear" w:color="auto" w:fill="FFFFFF" w:themeFill="background1"/>
            <w:vAlign w:val="center"/>
          </w:tcPr>
          <w:p w14:paraId="3220C636">
            <w:pPr>
              <w:pStyle w:val="38"/>
              <w:rPr>
                <w:color w:val="00B050"/>
                <w:highlight w:val="none"/>
              </w:rPr>
            </w:pPr>
          </w:p>
        </w:tc>
        <w:tc>
          <w:tcPr>
            <w:tcW w:w="3899" w:type="dxa"/>
            <w:shd w:val="clear" w:color="auto" w:fill="FFFFFF" w:themeFill="background1"/>
            <w:vAlign w:val="center"/>
          </w:tcPr>
          <w:p w14:paraId="22660E5D">
            <w:pPr>
              <w:pStyle w:val="38"/>
              <w:rPr>
                <w:rFonts w:hint="default" w:eastAsia="宋体"/>
                <w:color w:val="00B050"/>
                <w:highlight w:val="none"/>
                <w:lang w:val="en-US" w:eastAsia="zh-CN"/>
              </w:rPr>
            </w:pPr>
          </w:p>
        </w:tc>
        <w:tc>
          <w:tcPr>
            <w:tcW w:w="1694" w:type="dxa"/>
            <w:shd w:val="clear" w:color="auto" w:fill="FFFFFF" w:themeFill="background1"/>
            <w:vAlign w:val="center"/>
          </w:tcPr>
          <w:p w14:paraId="06629C91">
            <w:pPr>
              <w:pStyle w:val="38"/>
              <w:rPr>
                <w:rFonts w:hint="default" w:eastAsia="宋体"/>
                <w:color w:val="FF0000"/>
                <w:highlight w:val="none"/>
                <w:lang w:val="en-US" w:eastAsia="zh-CN"/>
              </w:rPr>
            </w:pPr>
          </w:p>
        </w:tc>
      </w:tr>
    </w:tbl>
    <w:p w14:paraId="5522C192">
      <w:pPr>
        <w:pStyle w:val="2"/>
        <w:keepNext/>
        <w:keepLines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lang w:val="en-US" w:eastAsia="zh-CN"/>
        </w:rPr>
      </w:pPr>
      <w:bookmarkStart w:id="77" w:name="_Toc9941"/>
      <w:bookmarkStart w:id="78" w:name="_Toc3771"/>
      <w:bookmarkStart w:id="79" w:name="_Toc17034"/>
      <w:r>
        <w:rPr>
          <w:rFonts w:hint="eastAsia"/>
          <w:color w:val="auto"/>
          <w:lang w:val="en-US" w:eastAsia="zh-CN"/>
        </w:rPr>
        <w:t>检测问题汇总</w:t>
      </w:r>
      <w:bookmarkEnd w:id="77"/>
      <w:bookmarkEnd w:id="78"/>
      <w:bookmarkEnd w:id="79"/>
    </w:p>
    <w:p w14:paraId="6F42E0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${testIssueSummary}</w:t>
      </w:r>
    </w:p>
    <w:p w14:paraId="74B95FCE">
      <w:pPr>
        <w:pStyle w:val="3"/>
        <w:bidi w:val="0"/>
        <w:rPr>
          <w:color w:val="auto"/>
        </w:rPr>
      </w:pPr>
      <w:bookmarkStart w:id="80" w:name="_Toc2638"/>
      <w:r>
        <w:rPr>
          <w:rFonts w:hint="eastAsia"/>
          <w:color w:val="auto"/>
        </w:rPr>
        <w:t>问题分布</w:t>
      </w:r>
      <w:bookmarkEnd w:id="80"/>
    </w:p>
    <w:tbl>
      <w:tblPr>
        <w:tblStyle w:val="2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013"/>
        <w:gridCol w:w="1013"/>
        <w:gridCol w:w="1013"/>
        <w:gridCol w:w="1013"/>
        <w:gridCol w:w="1017"/>
        <w:gridCol w:w="915"/>
        <w:gridCol w:w="1045"/>
      </w:tblGrid>
      <w:tr w14:paraId="6D33E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tblHeader/>
          <w:jc w:val="center"/>
        </w:trPr>
        <w:tc>
          <w:tcPr>
            <w:tcW w:w="1493" w:type="dxa"/>
            <w:vMerge w:val="restart"/>
            <w:tcBorders>
              <w:tl2br w:val="nil"/>
              <w:tr2bl w:val="nil"/>
            </w:tcBorders>
            <w:shd w:val="clear" w:color="000000" w:fill="F1F1F1" w:themeFill="background1" w:themeFillShade="F2"/>
            <w:vAlign w:val="center"/>
          </w:tcPr>
          <w:p w14:paraId="05314203">
            <w:pPr>
              <w:widowControl/>
              <w:ind w:firstLine="0" w:firstLineChars="0"/>
              <w:jc w:val="center"/>
              <w:rPr>
                <w:rFonts w:hint="default" w:ascii="宋体" w:hAnsi="宋体" w:eastAsia="宋体" w:cs="宋体"/>
                <w:b/>
                <w:color w:val="auto"/>
                <w:kern w:val="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</w:rPr>
              <w:t>检测内容</w:t>
            </w:r>
          </w:p>
        </w:tc>
        <w:tc>
          <w:tcPr>
            <w:tcW w:w="5069" w:type="dxa"/>
            <w:gridSpan w:val="5"/>
            <w:tcBorders>
              <w:tl2br w:val="nil"/>
              <w:tr2bl w:val="nil"/>
            </w:tcBorders>
            <w:shd w:val="clear" w:color="000000" w:fill="F1F1F1" w:themeFill="background1" w:themeFillShade="F2"/>
            <w:vAlign w:val="center"/>
          </w:tcPr>
          <w:p w14:paraId="5E07B67C">
            <w:pPr>
              <w:widowControl/>
              <w:ind w:firstLine="482"/>
              <w:jc w:val="center"/>
              <w:rPr>
                <w:rFonts w:ascii="宋体" w:hAnsi="宋体" w:cs="宋体"/>
                <w:b/>
                <w:color w:val="auto"/>
                <w:kern w:val="0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</w:rPr>
              <w:t>缺陷严重程度</w:t>
            </w:r>
          </w:p>
        </w:tc>
        <w:tc>
          <w:tcPr>
            <w:tcW w:w="915" w:type="dxa"/>
            <w:vMerge w:val="restart"/>
            <w:tcBorders>
              <w:tl2br w:val="nil"/>
              <w:tr2bl w:val="nil"/>
            </w:tcBorders>
            <w:shd w:val="clear" w:color="000000" w:fill="F1F1F1" w:themeFill="background1" w:themeFillShade="F2"/>
            <w:vAlign w:val="center"/>
          </w:tcPr>
          <w:p w14:paraId="156FF59F">
            <w:pPr>
              <w:widowControl/>
              <w:ind w:firstLine="0" w:firstLineChars="0"/>
              <w:jc w:val="center"/>
              <w:rPr>
                <w:rFonts w:ascii="宋体" w:hAnsi="宋体" w:cs="宋体"/>
                <w:b/>
                <w:color w:val="auto"/>
                <w:kern w:val="0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</w:rPr>
              <w:t>小计</w:t>
            </w:r>
          </w:p>
        </w:tc>
        <w:tc>
          <w:tcPr>
            <w:tcW w:w="1045" w:type="dxa"/>
            <w:vMerge w:val="restart"/>
            <w:tcBorders>
              <w:tl2br w:val="nil"/>
              <w:tr2bl w:val="nil"/>
            </w:tcBorders>
            <w:shd w:val="clear" w:color="000000" w:fill="F1F1F1" w:themeFill="background1" w:themeFillShade="F2"/>
            <w:vAlign w:val="center"/>
          </w:tcPr>
          <w:p w14:paraId="0E4267EB">
            <w:pPr>
              <w:widowControl/>
              <w:ind w:firstLine="0" w:firstLineChars="0"/>
              <w:jc w:val="center"/>
              <w:rPr>
                <w:rFonts w:ascii="宋体" w:hAnsi="宋体" w:cs="宋体"/>
                <w:b/>
                <w:color w:val="auto"/>
                <w:kern w:val="0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</w:rPr>
              <w:t>百分比</w:t>
            </w:r>
          </w:p>
        </w:tc>
      </w:tr>
      <w:tr w14:paraId="03CD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  <w:jc w:val="center"/>
        </w:trPr>
        <w:tc>
          <w:tcPr>
            <w:tcW w:w="14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B24621">
            <w:pPr>
              <w:widowControl/>
              <w:ind w:firstLine="482"/>
              <w:jc w:val="center"/>
              <w:rPr>
                <w:rFonts w:ascii="宋体" w:hAnsi="宋体" w:cs="宋体"/>
                <w:b/>
                <w:color w:val="auto"/>
                <w:kern w:val="0"/>
              </w:rPr>
            </w:pPr>
          </w:p>
        </w:tc>
        <w:tc>
          <w:tcPr>
            <w:tcW w:w="1013" w:type="dxa"/>
            <w:tcBorders>
              <w:tl2br w:val="nil"/>
              <w:tr2bl w:val="nil"/>
            </w:tcBorders>
            <w:shd w:val="clear" w:color="000000" w:fill="F1F1F1" w:themeFill="background1" w:themeFillShade="F2"/>
            <w:vAlign w:val="bottom"/>
          </w:tcPr>
          <w:p w14:paraId="0F5A4466">
            <w:pPr>
              <w:widowControl/>
              <w:ind w:firstLine="0" w:firstLineChars="0"/>
              <w:jc w:val="center"/>
              <w:rPr>
                <w:b/>
                <w:color w:val="auto"/>
                <w:kern w:val="0"/>
              </w:rPr>
            </w:pPr>
            <w:r>
              <w:rPr>
                <w:b/>
                <w:color w:val="auto"/>
                <w:kern w:val="0"/>
              </w:rPr>
              <w:t>1级</w:t>
            </w:r>
            <w:r>
              <w:rPr>
                <w:rFonts w:hint="eastAsia"/>
                <w:color w:val="FF0000"/>
                <w:kern w:val="0"/>
                <w:lang w:val="en-US" w:eastAsia="zh-CN"/>
              </w:rPr>
              <w:t>${issueContentList}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shd w:val="clear" w:color="000000" w:fill="F1F1F1" w:themeFill="background1" w:themeFillShade="F2"/>
            <w:vAlign w:val="bottom"/>
          </w:tcPr>
          <w:p w14:paraId="721BC801">
            <w:pPr>
              <w:widowControl/>
              <w:ind w:firstLine="0" w:firstLineChars="0"/>
              <w:jc w:val="center"/>
              <w:rPr>
                <w:b/>
                <w:color w:val="auto"/>
                <w:kern w:val="0"/>
              </w:rPr>
            </w:pPr>
            <w:r>
              <w:rPr>
                <w:b/>
                <w:color w:val="auto"/>
                <w:kern w:val="0"/>
              </w:rPr>
              <w:t>2级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shd w:val="clear" w:color="000000" w:fill="F1F1F1" w:themeFill="background1" w:themeFillShade="F2"/>
            <w:vAlign w:val="bottom"/>
          </w:tcPr>
          <w:p w14:paraId="060C08E0">
            <w:pPr>
              <w:widowControl/>
              <w:ind w:firstLine="0" w:firstLineChars="0"/>
              <w:jc w:val="center"/>
              <w:rPr>
                <w:b/>
                <w:color w:val="auto"/>
                <w:kern w:val="0"/>
              </w:rPr>
            </w:pPr>
            <w:r>
              <w:rPr>
                <w:b/>
                <w:color w:val="auto"/>
                <w:kern w:val="0"/>
              </w:rPr>
              <w:t>3级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shd w:val="clear" w:color="000000" w:fill="F1F1F1" w:themeFill="background1" w:themeFillShade="F2"/>
            <w:vAlign w:val="bottom"/>
          </w:tcPr>
          <w:p w14:paraId="3E98B849">
            <w:pPr>
              <w:widowControl/>
              <w:ind w:firstLine="0" w:firstLineChars="0"/>
              <w:jc w:val="center"/>
              <w:rPr>
                <w:b/>
                <w:color w:val="auto"/>
                <w:kern w:val="0"/>
              </w:rPr>
            </w:pPr>
            <w:r>
              <w:rPr>
                <w:b/>
                <w:color w:val="auto"/>
                <w:kern w:val="0"/>
              </w:rPr>
              <w:t>4级</w:t>
            </w:r>
          </w:p>
        </w:tc>
        <w:tc>
          <w:tcPr>
            <w:tcW w:w="1017" w:type="dxa"/>
            <w:tcBorders>
              <w:tl2br w:val="nil"/>
              <w:tr2bl w:val="nil"/>
            </w:tcBorders>
            <w:shd w:val="clear" w:color="000000" w:fill="F1F1F1" w:themeFill="background1" w:themeFillShade="F2"/>
            <w:vAlign w:val="bottom"/>
          </w:tcPr>
          <w:p w14:paraId="25D0E6CF">
            <w:pPr>
              <w:widowControl/>
              <w:ind w:firstLine="0" w:firstLineChars="0"/>
              <w:jc w:val="center"/>
              <w:rPr>
                <w:b/>
                <w:color w:val="auto"/>
                <w:kern w:val="0"/>
              </w:rPr>
            </w:pPr>
            <w:r>
              <w:rPr>
                <w:b/>
                <w:color w:val="auto"/>
                <w:kern w:val="0"/>
              </w:rPr>
              <w:t>5级</w:t>
            </w:r>
          </w:p>
        </w:tc>
        <w:tc>
          <w:tcPr>
            <w:tcW w:w="915" w:type="dxa"/>
            <w:vMerge w:val="continue"/>
            <w:tcBorders>
              <w:tl2br w:val="nil"/>
              <w:tr2bl w:val="nil"/>
            </w:tcBorders>
            <w:vAlign w:val="center"/>
          </w:tcPr>
          <w:p w14:paraId="03DF3A60">
            <w:pPr>
              <w:widowControl/>
              <w:ind w:firstLine="480"/>
              <w:jc w:val="center"/>
              <w:rPr>
                <w:rFonts w:ascii="宋体" w:hAnsi="宋体" w:cs="宋体"/>
                <w:color w:val="auto"/>
                <w:kern w:val="0"/>
              </w:rPr>
            </w:pPr>
          </w:p>
        </w:tc>
        <w:tc>
          <w:tcPr>
            <w:tcW w:w="1045" w:type="dxa"/>
            <w:vMerge w:val="continue"/>
            <w:tcBorders>
              <w:tl2br w:val="nil"/>
              <w:tr2bl w:val="nil"/>
            </w:tcBorders>
            <w:vAlign w:val="center"/>
          </w:tcPr>
          <w:p w14:paraId="03E361BD">
            <w:pPr>
              <w:widowControl/>
              <w:ind w:firstLine="480"/>
              <w:jc w:val="center"/>
              <w:rPr>
                <w:rFonts w:ascii="宋体" w:hAnsi="宋体" w:cs="宋体"/>
                <w:color w:val="auto"/>
                <w:kern w:val="0"/>
              </w:rPr>
            </w:pPr>
          </w:p>
        </w:tc>
      </w:tr>
      <w:tr w14:paraId="793B8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493" w:type="dxa"/>
            <w:tcBorders>
              <w:tl2br w:val="nil"/>
              <w:tr2bl w:val="nil"/>
            </w:tcBorders>
            <w:vAlign w:val="bottom"/>
          </w:tcPr>
          <w:p w14:paraId="316E94FA">
            <w:pPr>
              <w:widowControl/>
              <w:ind w:firstLine="0" w:firstLineChars="0"/>
              <w:rPr>
                <w:rFonts w:hint="default" w:ascii="宋体" w:hAnsi="宋体" w:cs="宋体"/>
                <w:b w:val="0"/>
                <w:bCs w:val="0"/>
                <w:color w:val="FF0000"/>
                <w:kern w:val="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lang w:val="en-US" w:eastAsia="zh-CN"/>
              </w:rPr>
              <w:t>[testContentName]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vAlign w:val="center"/>
          </w:tcPr>
          <w:p w14:paraId="5A56486D">
            <w:pPr>
              <w:widowControl/>
              <w:ind w:firstLine="0" w:firstLineChars="0"/>
              <w:jc w:val="center"/>
              <w:rPr>
                <w:rFonts w:hint="default" w:eastAsia="宋体"/>
                <w:b w:val="0"/>
                <w:bCs w:val="0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kern w:val="0"/>
                <w:lang w:val="en-US" w:eastAsia="zh-CN"/>
              </w:rPr>
              <w:t>[levelOne]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vAlign w:val="center"/>
          </w:tcPr>
          <w:p w14:paraId="677D08DB">
            <w:pPr>
              <w:widowControl/>
              <w:ind w:firstLine="0" w:firstLineChars="0"/>
              <w:jc w:val="center"/>
              <w:rPr>
                <w:rFonts w:hint="default" w:eastAsia="宋体"/>
                <w:b w:val="0"/>
                <w:bCs w:val="0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kern w:val="0"/>
                <w:lang w:val="en-US" w:eastAsia="zh-CN"/>
              </w:rPr>
              <w:t>[levelTwo]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vAlign w:val="center"/>
          </w:tcPr>
          <w:p w14:paraId="55B82467">
            <w:pPr>
              <w:widowControl/>
              <w:ind w:firstLine="0" w:firstLineChars="0"/>
              <w:jc w:val="center"/>
              <w:rPr>
                <w:rFonts w:hint="default" w:eastAsia="宋体"/>
                <w:b w:val="0"/>
                <w:bCs w:val="0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kern w:val="0"/>
                <w:lang w:val="en-US" w:eastAsia="zh-CN"/>
              </w:rPr>
              <w:t>[levelThree]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vAlign w:val="center"/>
          </w:tcPr>
          <w:p w14:paraId="518BDB0F">
            <w:pPr>
              <w:widowControl/>
              <w:ind w:firstLine="0" w:firstLineChars="0"/>
              <w:jc w:val="center"/>
              <w:rPr>
                <w:rFonts w:hint="default" w:eastAsia="宋体"/>
                <w:b w:val="0"/>
                <w:bCs w:val="0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kern w:val="0"/>
                <w:lang w:val="en-US" w:eastAsia="zh-CN"/>
              </w:rPr>
              <w:t>[levleFour]</w:t>
            </w:r>
          </w:p>
        </w:tc>
        <w:tc>
          <w:tcPr>
            <w:tcW w:w="1017" w:type="dxa"/>
            <w:tcBorders>
              <w:tl2br w:val="nil"/>
              <w:tr2bl w:val="nil"/>
            </w:tcBorders>
            <w:vAlign w:val="center"/>
          </w:tcPr>
          <w:p w14:paraId="677B381C">
            <w:pPr>
              <w:widowControl/>
              <w:ind w:firstLine="0" w:firstLineChars="0"/>
              <w:jc w:val="center"/>
              <w:rPr>
                <w:rFonts w:hint="default" w:eastAsia="宋体"/>
                <w:b w:val="0"/>
                <w:bCs w:val="0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kern w:val="0"/>
                <w:lang w:val="en-US" w:eastAsia="zh-CN"/>
              </w:rPr>
              <w:t>[levelFive]</w:t>
            </w:r>
          </w:p>
        </w:tc>
        <w:tc>
          <w:tcPr>
            <w:tcW w:w="915" w:type="dxa"/>
            <w:tcBorders>
              <w:tl2br w:val="nil"/>
              <w:tr2bl w:val="nil"/>
            </w:tcBorders>
            <w:vAlign w:val="center"/>
          </w:tcPr>
          <w:p w14:paraId="6A3FDB48">
            <w:pPr>
              <w:widowControl/>
              <w:ind w:firstLine="0" w:firstLineChars="0"/>
              <w:jc w:val="center"/>
              <w:rPr>
                <w:rFonts w:hint="default" w:eastAsia="宋体"/>
                <w:b w:val="0"/>
                <w:bCs w:val="0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kern w:val="0"/>
                <w:lang w:val="en-US" w:eastAsia="zh-CN"/>
              </w:rPr>
              <w:t>[issueAll]</w:t>
            </w:r>
          </w:p>
        </w:tc>
        <w:tc>
          <w:tcPr>
            <w:tcW w:w="1045" w:type="dxa"/>
            <w:tcBorders>
              <w:tl2br w:val="nil"/>
              <w:tr2bl w:val="nil"/>
            </w:tcBorders>
            <w:vAlign w:val="center"/>
          </w:tcPr>
          <w:p w14:paraId="33CFE793">
            <w:pPr>
              <w:widowControl/>
              <w:ind w:firstLine="0" w:firstLineChars="0"/>
              <w:jc w:val="center"/>
              <w:rPr>
                <w:rFonts w:hint="default" w:eastAsia="宋体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[issuePercent]</w:t>
            </w:r>
          </w:p>
        </w:tc>
      </w:tr>
      <w:tr w14:paraId="0FBC2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493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bottom"/>
          </w:tcPr>
          <w:p w14:paraId="4EF9D873">
            <w:pPr>
              <w:widowControl/>
              <w:ind w:firstLine="0" w:firstLineChars="0"/>
              <w:rPr>
                <w:rFonts w:ascii="宋体" w:hAnsi="宋体" w:cs="宋体"/>
                <w:color w:val="auto"/>
                <w:kern w:val="0"/>
              </w:rPr>
            </w:pPr>
            <w:r>
              <w:rPr>
                <w:rFonts w:hint="eastAsia" w:ascii="宋体" w:hAnsi="宋体" w:cs="宋体"/>
                <w:color w:val="auto"/>
                <w:kern w:val="0"/>
              </w:rPr>
              <w:t>小计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vAlign w:val="bottom"/>
          </w:tcPr>
          <w:p w14:paraId="22CBC75A">
            <w:pPr>
              <w:widowControl/>
              <w:ind w:firstLine="0" w:firstLineChars="0"/>
              <w:jc w:val="center"/>
              <w:rPr>
                <w:rFonts w:hint="default" w:eastAsia="宋体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${levelOneIssueAll}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vAlign w:val="bottom"/>
          </w:tcPr>
          <w:p w14:paraId="7580C1E5">
            <w:pPr>
              <w:widowControl/>
              <w:ind w:firstLine="0" w:firstLineChars="0"/>
              <w:jc w:val="center"/>
              <w:rPr>
                <w:color w:val="FF0000"/>
                <w:kern w:val="0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${levelTwoIssueAll}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vAlign w:val="bottom"/>
          </w:tcPr>
          <w:p w14:paraId="349280DD">
            <w:pPr>
              <w:widowControl/>
              <w:ind w:firstLine="0" w:firstLineChars="0"/>
              <w:jc w:val="both"/>
              <w:rPr>
                <w:rFonts w:hint="default" w:eastAsia="宋体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${levelThreeIssueAll}</w:t>
            </w:r>
          </w:p>
        </w:tc>
        <w:tc>
          <w:tcPr>
            <w:tcW w:w="1013" w:type="dxa"/>
            <w:tcBorders>
              <w:tl2br w:val="nil"/>
              <w:tr2bl w:val="nil"/>
            </w:tcBorders>
            <w:vAlign w:val="bottom"/>
          </w:tcPr>
          <w:p w14:paraId="5255A43B">
            <w:pPr>
              <w:widowControl/>
              <w:ind w:firstLine="0" w:firstLineChars="0"/>
              <w:jc w:val="center"/>
              <w:rPr>
                <w:rFonts w:hint="default" w:eastAsia="宋体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${levelFourIssueAll}</w:t>
            </w:r>
          </w:p>
        </w:tc>
        <w:tc>
          <w:tcPr>
            <w:tcW w:w="1017" w:type="dxa"/>
            <w:tcBorders>
              <w:tl2br w:val="nil"/>
              <w:tr2bl w:val="nil"/>
            </w:tcBorders>
            <w:vAlign w:val="bottom"/>
          </w:tcPr>
          <w:p w14:paraId="0D3F003C">
            <w:pPr>
              <w:widowControl/>
              <w:ind w:firstLine="0" w:firstLineChars="0"/>
              <w:jc w:val="center"/>
              <w:rPr>
                <w:rFonts w:hint="default" w:eastAsia="宋体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${levelFiveIssueAll}</w:t>
            </w:r>
          </w:p>
        </w:tc>
        <w:tc>
          <w:tcPr>
            <w:tcW w:w="915" w:type="dxa"/>
            <w:tcBorders>
              <w:tl2br w:val="nil"/>
              <w:tr2bl w:val="nil"/>
            </w:tcBorders>
            <w:vAlign w:val="bottom"/>
          </w:tcPr>
          <w:p w14:paraId="5707AF30">
            <w:pPr>
              <w:widowControl/>
              <w:ind w:firstLine="0" w:firstLineChars="0"/>
              <w:jc w:val="center"/>
              <w:rPr>
                <w:rFonts w:hint="default" w:eastAsia="宋体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${allIssue}</w:t>
            </w:r>
          </w:p>
        </w:tc>
        <w:tc>
          <w:tcPr>
            <w:tcW w:w="1045" w:type="dxa"/>
            <w:tcBorders>
              <w:tl2br w:val="nil"/>
              <w:tr2bl w:val="nil"/>
            </w:tcBorders>
            <w:vAlign w:val="bottom"/>
          </w:tcPr>
          <w:p w14:paraId="40473620">
            <w:pPr>
              <w:widowControl/>
              <w:ind w:firstLine="0" w:firstLineChars="0"/>
              <w:jc w:val="center"/>
              <w:rPr>
                <w:color w:val="auto"/>
                <w:kern w:val="0"/>
              </w:rPr>
            </w:pPr>
            <w:r>
              <w:rPr>
                <w:rFonts w:hint="eastAsia"/>
                <w:color w:val="auto"/>
                <w:kern w:val="0"/>
                <w:lang w:val="en-US" w:eastAsia="zh-CN"/>
              </w:rPr>
              <w:t>/</w:t>
            </w:r>
          </w:p>
        </w:tc>
      </w:tr>
      <w:tr w14:paraId="72F9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493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bottom"/>
          </w:tcPr>
          <w:p w14:paraId="79FB92F6">
            <w:pPr>
              <w:widowControl/>
              <w:ind w:firstLine="0" w:firstLineChars="0"/>
              <w:rPr>
                <w:rFonts w:ascii="宋体" w:hAnsi="宋体" w:cs="宋体"/>
                <w:color w:val="auto"/>
                <w:kern w:val="0"/>
              </w:rPr>
            </w:pPr>
            <w:r>
              <w:rPr>
                <w:rFonts w:hint="eastAsia" w:ascii="宋体" w:hAnsi="宋体" w:cs="宋体"/>
                <w:color w:val="auto"/>
                <w:kern w:val="0"/>
              </w:rPr>
              <w:t>百分比</w:t>
            </w:r>
          </w:p>
        </w:tc>
        <w:tc>
          <w:tcPr>
            <w:tcW w:w="1013" w:type="dxa"/>
            <w:tcBorders>
              <w:tl2br w:val="nil"/>
              <w:tr2bl w:val="nil"/>
            </w:tcBorders>
          </w:tcPr>
          <w:p w14:paraId="55A8F952">
            <w:pPr>
              <w:widowControl/>
              <w:ind w:firstLine="0" w:firstLineChars="0"/>
              <w:jc w:val="center"/>
              <w:rPr>
                <w:rFonts w:hint="default" w:eastAsia="宋体"/>
                <w:color w:val="FF0000"/>
                <w:kern w:val="0"/>
                <w:lang w:val="en-US" w:eastAsia="zh-CN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${levelOneIssuePercent}</w:t>
            </w:r>
          </w:p>
        </w:tc>
        <w:tc>
          <w:tcPr>
            <w:tcW w:w="1013" w:type="dxa"/>
            <w:tcBorders>
              <w:tl2br w:val="nil"/>
              <w:tr2bl w:val="nil"/>
            </w:tcBorders>
          </w:tcPr>
          <w:p w14:paraId="744C7FB7">
            <w:pPr>
              <w:widowControl/>
              <w:ind w:firstLine="0" w:firstLineChars="0"/>
              <w:jc w:val="center"/>
              <w:rPr>
                <w:color w:val="FF0000"/>
                <w:kern w:val="0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${levelTwoIssuePercent}</w:t>
            </w:r>
          </w:p>
        </w:tc>
        <w:tc>
          <w:tcPr>
            <w:tcW w:w="1013" w:type="dxa"/>
            <w:tcBorders>
              <w:tl2br w:val="nil"/>
              <w:tr2bl w:val="nil"/>
            </w:tcBorders>
          </w:tcPr>
          <w:p w14:paraId="5F6D0BA3">
            <w:pPr>
              <w:widowControl/>
              <w:ind w:firstLine="0" w:firstLineChars="0"/>
              <w:jc w:val="center"/>
              <w:rPr>
                <w:color w:val="FF0000"/>
                <w:kern w:val="0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${levelThreeIssuePercent}</w:t>
            </w:r>
          </w:p>
        </w:tc>
        <w:tc>
          <w:tcPr>
            <w:tcW w:w="1013" w:type="dxa"/>
            <w:tcBorders>
              <w:tl2br w:val="nil"/>
              <w:tr2bl w:val="nil"/>
            </w:tcBorders>
          </w:tcPr>
          <w:p w14:paraId="00376342">
            <w:pPr>
              <w:widowControl/>
              <w:ind w:firstLine="0" w:firstLineChars="0"/>
              <w:jc w:val="center"/>
              <w:rPr>
                <w:color w:val="FF0000"/>
                <w:kern w:val="0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${levelFourIssuePercent}</w:t>
            </w:r>
          </w:p>
        </w:tc>
        <w:tc>
          <w:tcPr>
            <w:tcW w:w="1017" w:type="dxa"/>
            <w:tcBorders>
              <w:tl2br w:val="nil"/>
              <w:tr2bl w:val="nil"/>
            </w:tcBorders>
          </w:tcPr>
          <w:p w14:paraId="74D2C032">
            <w:pPr>
              <w:widowControl/>
              <w:ind w:firstLine="0" w:firstLineChars="0"/>
              <w:jc w:val="center"/>
              <w:rPr>
                <w:color w:val="FF0000"/>
                <w:kern w:val="0"/>
              </w:rPr>
            </w:pPr>
            <w:r>
              <w:rPr>
                <w:rFonts w:hint="eastAsia"/>
                <w:color w:val="FF0000"/>
                <w:kern w:val="0"/>
                <w:lang w:val="en-US" w:eastAsia="zh-CN"/>
              </w:rPr>
              <w:t>${levelFiveIssuePercent}</w:t>
            </w:r>
          </w:p>
        </w:tc>
        <w:tc>
          <w:tcPr>
            <w:tcW w:w="915" w:type="dxa"/>
            <w:tcBorders>
              <w:tl2br w:val="nil"/>
              <w:tr2bl w:val="nil"/>
            </w:tcBorders>
            <w:vAlign w:val="bottom"/>
          </w:tcPr>
          <w:p w14:paraId="252CDBC9">
            <w:pPr>
              <w:widowControl/>
              <w:ind w:firstLine="0" w:firstLineChars="0"/>
              <w:jc w:val="center"/>
              <w:rPr>
                <w:rFonts w:hint="eastAsia" w:eastAsia="宋体"/>
                <w:color w:val="auto"/>
                <w:kern w:val="0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lang w:val="en-US" w:eastAsia="zh-CN"/>
              </w:rPr>
              <w:t>/</w:t>
            </w:r>
          </w:p>
        </w:tc>
        <w:tc>
          <w:tcPr>
            <w:tcW w:w="1045" w:type="dxa"/>
            <w:tcBorders>
              <w:tl2br w:val="nil"/>
              <w:tr2bl w:val="nil"/>
            </w:tcBorders>
            <w:vAlign w:val="bottom"/>
          </w:tcPr>
          <w:p w14:paraId="1AD5CE03">
            <w:pPr>
              <w:widowControl/>
              <w:ind w:firstLine="0" w:firstLineChars="0"/>
              <w:jc w:val="center"/>
              <w:rPr>
                <w:color w:val="auto"/>
                <w:kern w:val="0"/>
              </w:rPr>
            </w:pPr>
            <w:r>
              <w:rPr>
                <w:rFonts w:hint="eastAsia"/>
                <w:color w:val="FF0000"/>
                <w:kern w:val="0"/>
              </w:rPr>
              <w:t>100%</w:t>
            </w:r>
          </w:p>
        </w:tc>
      </w:tr>
    </w:tbl>
    <w:p w14:paraId="7FDCA58F">
      <w:pPr>
        <w:pStyle w:val="2"/>
        <w:keepNext/>
        <w:keepLines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hAnsi="宋体" w:eastAsia="宋体" w:cs="宋体"/>
          <w:b/>
          <w:bCs/>
          <w:color w:val="auto"/>
          <w:sz w:val="36"/>
          <w:szCs w:val="36"/>
          <w:lang w:val="en-US" w:eastAsia="zh-CN"/>
        </w:rPr>
      </w:pPr>
      <w:bookmarkStart w:id="81" w:name="_Toc7846"/>
      <w:bookmarkStart w:id="82" w:name="_Toc898"/>
      <w:bookmarkStart w:id="83" w:name="_Toc26547"/>
      <w:r>
        <w:rPr>
          <w:rFonts w:hint="eastAsia" w:ascii="宋体" w:hAnsi="宋体" w:eastAsia="宋体" w:cs="宋体"/>
          <w:b/>
          <w:bCs/>
          <w:color w:val="auto"/>
          <w:sz w:val="36"/>
          <w:szCs w:val="36"/>
          <w:lang w:val="en-US" w:eastAsia="zh-CN"/>
        </w:rPr>
        <w:t xml:space="preserve">附录A </w:t>
      </w:r>
      <w:bookmarkEnd w:id="81"/>
      <w:bookmarkEnd w:id="82"/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US" w:eastAsia="zh-CN"/>
        </w:rPr>
        <w:t>LoadX</w:t>
      </w:r>
      <w:r>
        <w:rPr>
          <w:rFonts w:hint="eastAsia" w:ascii="宋体" w:hAnsi="宋体" w:cs="宋体"/>
          <w:b/>
          <w:bCs/>
          <w:color w:val="auto"/>
          <w:sz w:val="36"/>
          <w:szCs w:val="36"/>
          <w:lang w:val="en-US" w:eastAsia="zh-CN"/>
        </w:rPr>
        <w:t>平台检测记录</w:t>
      </w:r>
      <w:bookmarkEnd w:id="83"/>
    </w:p>
    <w:tbl>
      <w:tblPr>
        <w:tblStyle w:val="29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900"/>
        <w:gridCol w:w="1123"/>
        <w:gridCol w:w="2407"/>
        <w:gridCol w:w="1730"/>
        <w:gridCol w:w="1344"/>
      </w:tblGrid>
      <w:tr w14:paraId="2126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07839DB4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测试计划名称</w:t>
            </w:r>
          </w:p>
        </w:tc>
        <w:tc>
          <w:tcPr>
            <w:tcW w:w="6604" w:type="dxa"/>
            <w:gridSpan w:val="4"/>
            <w:vAlign w:val="center"/>
          </w:tcPr>
          <w:p w14:paraId="5DB59144">
            <w:pPr>
              <w:ind w:left="0" w:leftChars="0" w:firstLine="0" w:firstLineChars="0"/>
              <w:rPr>
                <w:rFonts w:hint="default" w:eastAsia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FF0000"/>
                <w:sz w:val="21"/>
                <w:szCs w:val="21"/>
                <w:lang w:val="en-US" w:eastAsia="zh-CN"/>
              </w:rPr>
              <w:t>${loadXPlanName}</w:t>
            </w:r>
          </w:p>
        </w:tc>
      </w:tr>
      <w:tr w14:paraId="355A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2D0D3DD5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执行时间</w:t>
            </w:r>
          </w:p>
        </w:tc>
        <w:tc>
          <w:tcPr>
            <w:tcW w:w="6604" w:type="dxa"/>
            <w:gridSpan w:val="4"/>
            <w:vAlign w:val="center"/>
          </w:tcPr>
          <w:p w14:paraId="681CA684">
            <w:pPr>
              <w:numPr>
                <w:ilvl w:val="-1"/>
                <w:numId w:val="0"/>
              </w:numPr>
              <w:ind w:left="0" w:leftChars="0" w:firstLine="0" w:firstLine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${loadXPlanExcuteDate}</w:t>
            </w:r>
          </w:p>
        </w:tc>
      </w:tr>
      <w:tr w14:paraId="0F6C4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44891997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耗时</w:t>
            </w:r>
          </w:p>
        </w:tc>
        <w:tc>
          <w:tcPr>
            <w:tcW w:w="6604" w:type="dxa"/>
            <w:gridSpan w:val="4"/>
            <w:vAlign w:val="center"/>
          </w:tcPr>
          <w:p w14:paraId="4B894B9B">
            <w:pPr>
              <w:pStyle w:val="24"/>
              <w:spacing w:before="0" w:after="0"/>
              <w:ind w:firstLine="0" w:firstLineChars="0"/>
              <w:jc w:val="left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${loadXPlanExcuteDuration}</w:t>
            </w:r>
          </w:p>
        </w:tc>
      </w:tr>
      <w:tr w14:paraId="4478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527028E2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并发用户总数</w:t>
            </w:r>
          </w:p>
        </w:tc>
        <w:tc>
          <w:tcPr>
            <w:tcW w:w="6604" w:type="dxa"/>
            <w:gridSpan w:val="4"/>
            <w:vAlign w:val="center"/>
          </w:tcPr>
          <w:p w14:paraId="798DE77D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rPr>
                <w:rFonts w:hint="default" w:eastAsia="宋体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${loadXC</w:t>
            </w:r>
            <w:r>
              <w:rPr>
                <w:rFonts w:hint="default" w:ascii="宋体" w:hAnsi="宋体" w:eastAsia="宋体" w:cs="宋体"/>
                <w:color w:val="FF0000"/>
                <w:highlight w:val="none"/>
                <w:vertAlign w:val="baseline"/>
                <w:lang w:val="en-US" w:eastAsia="zh-CN"/>
              </w:rPr>
              <w:t>oncurrentUsers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}</w:t>
            </w:r>
          </w:p>
        </w:tc>
      </w:tr>
      <w:tr w14:paraId="61F22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shd w:val="clear" w:color="auto" w:fill="D7D7D7" w:themeFill="background1" w:themeFillShade="D8"/>
            <w:vAlign w:val="center"/>
          </w:tcPr>
          <w:p w14:paraId="6FF7C752">
            <w:pPr>
              <w:pStyle w:val="24"/>
              <w:spacing w:before="0" w:after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dark1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  <w:t>序号</w:t>
            </w:r>
            <w:r>
              <w:rPr>
                <w:rFonts w:hint="eastAsia" w:cs="Times New Roman"/>
                <w:b/>
                <w:bCs/>
                <w:color w:val="000000" w:themeColor="dark1"/>
                <w:sz w:val="21"/>
                <w:szCs w:val="2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${loadXRecordList}</w:t>
            </w:r>
          </w:p>
        </w:tc>
        <w:tc>
          <w:tcPr>
            <w:tcW w:w="900" w:type="dxa"/>
            <w:shd w:val="clear" w:color="auto" w:fill="D7D7D7" w:themeFill="background1" w:themeFillShade="D8"/>
            <w:vAlign w:val="center"/>
          </w:tcPr>
          <w:p w14:paraId="5C6F02C7">
            <w:pPr>
              <w:pStyle w:val="24"/>
              <w:spacing w:before="0" w:after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dark1"/>
                <w:sz w:val="21"/>
                <w:szCs w:val="2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事务</w:t>
            </w:r>
          </w:p>
        </w:tc>
        <w:tc>
          <w:tcPr>
            <w:tcW w:w="1123" w:type="dxa"/>
            <w:shd w:val="clear" w:color="auto" w:fill="D7D7D7" w:themeFill="background1" w:themeFillShade="D8"/>
            <w:vAlign w:val="center"/>
          </w:tcPr>
          <w:p w14:paraId="03BB27EB">
            <w:pPr>
              <w:pStyle w:val="24"/>
              <w:spacing w:before="0" w:after="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  <w:t>用户数</w:t>
            </w:r>
          </w:p>
        </w:tc>
        <w:tc>
          <w:tcPr>
            <w:tcW w:w="2407" w:type="dxa"/>
            <w:shd w:val="clear" w:color="auto" w:fill="D7D7D7" w:themeFill="background1" w:themeFillShade="D8"/>
            <w:vAlign w:val="center"/>
          </w:tcPr>
          <w:p w14:paraId="1CA0C80F">
            <w:pPr>
              <w:pStyle w:val="24"/>
              <w:spacing w:before="0" w:after="0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dark1"/>
                <w:sz w:val="21"/>
                <w:szCs w:val="2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平均</w:t>
            </w:r>
            <w:r>
              <w:rPr>
                <w:rFonts w:ascii="Times New Roman" w:hAnsi="Times New Roman" w:cs="Times New Roman"/>
                <w:b/>
                <w:bCs/>
                <w:color w:val="000000" w:themeColor="dark1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  <w:t>响应时间（ms）</w:t>
            </w:r>
          </w:p>
        </w:tc>
        <w:tc>
          <w:tcPr>
            <w:tcW w:w="1730" w:type="dxa"/>
            <w:shd w:val="clear" w:color="auto" w:fill="D7D7D7" w:themeFill="background1" w:themeFillShade="D8"/>
            <w:vAlign w:val="center"/>
          </w:tcPr>
          <w:p w14:paraId="24A223B7">
            <w:pPr>
              <w:pStyle w:val="24"/>
              <w:spacing w:before="0" w:after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dark1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  <w:t>吞吐量（B）</w:t>
            </w:r>
          </w:p>
        </w:tc>
        <w:tc>
          <w:tcPr>
            <w:tcW w:w="1344" w:type="dxa"/>
            <w:shd w:val="clear" w:color="auto" w:fill="D7D7D7" w:themeFill="background1" w:themeFillShade="D8"/>
            <w:vAlign w:val="center"/>
          </w:tcPr>
          <w:p w14:paraId="5463C6C7">
            <w:pPr>
              <w:pStyle w:val="24"/>
              <w:spacing w:before="0" w:after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dark1"/>
                <w:sz w:val="21"/>
                <w:szCs w:val="2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事务</w:t>
            </w:r>
            <w:r>
              <w:rPr>
                <w:rFonts w:ascii="Times New Roman" w:hAnsi="Times New Roman" w:cs="Times New Roman"/>
                <w:b/>
                <w:bCs/>
                <w:color w:val="000000" w:themeColor="dark1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  <w:t>成功率</w:t>
            </w:r>
          </w:p>
        </w:tc>
      </w:tr>
      <w:tr w14:paraId="026A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shd w:val="clear" w:color="auto" w:fill="FFFFFF" w:themeFill="background1"/>
            <w:vAlign w:val="center"/>
          </w:tcPr>
          <w:p w14:paraId="7D2A7C0B">
            <w:pPr>
              <w:pStyle w:val="24"/>
              <w:spacing w:before="0" w:after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color w:val="FF0000"/>
                <w:kern w:val="2"/>
                <w:sz w:val="21"/>
                <w:szCs w:val="21"/>
                <w:lang w:val="en-US" w:eastAsia="zh-CN" w:bidi="ar-SA"/>
              </w:rPr>
              <w:t>[loadRecordId]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7479674">
            <w:pPr>
              <w:pStyle w:val="24"/>
              <w:spacing w:before="0" w:after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[loadXRecordTransaction]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947051C">
            <w:pPr>
              <w:pStyle w:val="24"/>
              <w:spacing w:before="0" w:after="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[loadXRecordUserCount]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68763296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[loadX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averageResponseTime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]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5D4FC9EE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[loadX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throughput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]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DAF5B10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[loadXRecord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successRate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]</w:t>
            </w:r>
          </w:p>
        </w:tc>
      </w:tr>
      <w:tr w14:paraId="1807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22952C7B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检测结果截图</w:t>
            </w:r>
          </w:p>
        </w:tc>
        <w:tc>
          <w:tcPr>
            <w:tcW w:w="6604" w:type="dxa"/>
            <w:gridSpan w:val="4"/>
            <w:vAlign w:val="center"/>
          </w:tcPr>
          <w:p w14:paraId="7D112DA6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运行用户数</w:t>
            </w:r>
          </w:p>
          <w:p w14:paraId="3B7E7589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${@loadXActiveUserCount}</w:t>
            </w:r>
          </w:p>
          <w:p w14:paraId="15F818D3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每秒请求数</w:t>
            </w:r>
          </w:p>
          <w:p w14:paraId="56B40F60"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${@loadXRequestCountPerSecond}</w:t>
            </w:r>
          </w:p>
          <w:p w14:paraId="24F5F113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每秒事务数（TPS）</w:t>
            </w:r>
          </w:p>
          <w:p w14:paraId="3826CDED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${@loadXTransactionCountPerSecond}</w:t>
            </w:r>
          </w:p>
          <w:p w14:paraId="245FC0D8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吞吐量</w:t>
            </w:r>
          </w:p>
          <w:p w14:paraId="39AAF515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${@loadXT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hroughput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PerSecond</w:t>
            </w: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}</w:t>
            </w:r>
          </w:p>
          <w:p w14:paraId="33E6B302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事务平均响应时间</w:t>
            </w:r>
          </w:p>
          <w:p w14:paraId="78874CEB">
            <w:pPr>
              <w:numPr>
                <w:ilvl w:val="0"/>
                <w:numId w:val="0"/>
              </w:numPr>
              <w:ind w:left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{@loadXA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verageResponseTime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</w:tc>
      </w:tr>
    </w:tbl>
    <w:p w14:paraId="66162E8C">
      <w:pPr>
        <w:jc w:val="both"/>
        <w:rPr>
          <w:highlight w:val="none"/>
        </w:rPr>
      </w:pPr>
    </w:p>
    <w:p w14:paraId="3364CCBB">
      <w:pPr>
        <w:pStyle w:val="2"/>
        <w:keepNext/>
        <w:keepLines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/>
          <w:bCs/>
          <w:color w:val="auto"/>
          <w:sz w:val="36"/>
          <w:szCs w:val="36"/>
          <w:lang w:val="en-US" w:eastAsia="zh-CN"/>
        </w:rPr>
      </w:pPr>
      <w:bookmarkStart w:id="84" w:name="_Toc4674"/>
      <w:r>
        <w:rPr>
          <w:rFonts w:hint="eastAsia" w:ascii="宋体" w:hAnsi="宋体" w:eastAsia="宋体" w:cs="宋体"/>
          <w:b/>
          <w:bCs/>
          <w:color w:val="auto"/>
          <w:sz w:val="36"/>
          <w:szCs w:val="36"/>
          <w:lang w:val="en-US" w:eastAsia="zh-CN"/>
        </w:rPr>
        <w:t xml:space="preserve">附录B </w:t>
      </w:r>
      <w:r>
        <w:rPr>
          <w:rFonts w:hint="eastAsia" w:cs="Times New Roman"/>
          <w:b/>
          <w:bCs/>
          <w:color w:val="auto"/>
          <w:sz w:val="36"/>
          <w:szCs w:val="36"/>
          <w:lang w:val="en-US" w:eastAsia="zh-CN"/>
        </w:rPr>
        <w:t>CodeX</w:t>
      </w:r>
      <w:r>
        <w:rPr>
          <w:rFonts w:hint="eastAsia" w:ascii="宋体" w:hAnsi="宋体" w:cs="宋体"/>
          <w:b/>
          <w:bCs/>
          <w:color w:val="auto"/>
          <w:sz w:val="36"/>
          <w:szCs w:val="36"/>
          <w:lang w:val="en-US" w:eastAsia="zh-CN"/>
        </w:rPr>
        <w:t>平台检测记录</w:t>
      </w:r>
      <w:bookmarkEnd w:id="84"/>
    </w:p>
    <w:tbl>
      <w:tblPr>
        <w:tblStyle w:val="29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735"/>
        <w:gridCol w:w="1735"/>
        <w:gridCol w:w="1090"/>
        <w:gridCol w:w="1090"/>
        <w:gridCol w:w="934"/>
      </w:tblGrid>
      <w:tr w14:paraId="25D1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shd w:val="pct10" w:color="auto" w:fill="auto"/>
            <w:vAlign w:val="center"/>
          </w:tcPr>
          <w:p w14:paraId="376FDB04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任务名称</w:t>
            </w:r>
          </w:p>
        </w:tc>
        <w:tc>
          <w:tcPr>
            <w:tcW w:w="6584" w:type="dxa"/>
            <w:gridSpan w:val="5"/>
            <w:vAlign w:val="center"/>
          </w:tcPr>
          <w:p w14:paraId="0E33ABA0">
            <w:pPr>
              <w:ind w:left="0" w:leftChars="0" w:firstLine="0" w:firstLine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${codeXPlanName}</w:t>
            </w:r>
          </w:p>
        </w:tc>
      </w:tr>
      <w:tr w14:paraId="04430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shd w:val="pct10" w:color="auto" w:fill="auto"/>
            <w:vAlign w:val="center"/>
          </w:tcPr>
          <w:p w14:paraId="1E7BB399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执行时间</w:t>
            </w:r>
          </w:p>
        </w:tc>
        <w:tc>
          <w:tcPr>
            <w:tcW w:w="6584" w:type="dxa"/>
            <w:gridSpan w:val="5"/>
            <w:vAlign w:val="center"/>
          </w:tcPr>
          <w:p w14:paraId="528BD07F">
            <w:pPr>
              <w:numPr>
                <w:ilvl w:val="-1"/>
                <w:numId w:val="0"/>
              </w:numPr>
              <w:ind w:left="0" w:leftChars="0" w:firstLine="0" w:firstLine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${codeXPlanExcuteDate}</w:t>
            </w:r>
          </w:p>
        </w:tc>
      </w:tr>
      <w:tr w14:paraId="3C9A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shd w:val="pct10" w:color="auto" w:fill="auto"/>
            <w:vAlign w:val="center"/>
          </w:tcPr>
          <w:p w14:paraId="11A1146C">
            <w:pPr>
              <w:pStyle w:val="24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扫描文件</w:t>
            </w:r>
          </w:p>
        </w:tc>
        <w:tc>
          <w:tcPr>
            <w:tcW w:w="6584" w:type="dxa"/>
            <w:gridSpan w:val="5"/>
            <w:vAlign w:val="center"/>
          </w:tcPr>
          <w:p w14:paraId="4EFC7D74">
            <w:pPr>
              <w:pStyle w:val="24"/>
              <w:wordWrap w:val="0"/>
              <w:ind w:firstLine="0" w:firstLineChars="0"/>
              <w:rPr>
                <w:rFonts w:hint="default" w:eastAsia="宋体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FF0000"/>
                <w:sz w:val="21"/>
                <w:szCs w:val="21"/>
                <w:lang w:val="en-US" w:eastAsia="zh-CN"/>
              </w:rPr>
              <w:t>${codeXScanFile}</w:t>
            </w:r>
          </w:p>
        </w:tc>
      </w:tr>
      <w:tr w14:paraId="7A49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shd w:val="pct10" w:color="auto" w:fill="auto"/>
            <w:vAlign w:val="center"/>
          </w:tcPr>
          <w:p w14:paraId="5DEBD13E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文件数</w:t>
            </w:r>
          </w:p>
        </w:tc>
        <w:tc>
          <w:tcPr>
            <w:tcW w:w="6584" w:type="dxa"/>
            <w:gridSpan w:val="5"/>
            <w:vAlign w:val="center"/>
          </w:tcPr>
          <w:p w14:paraId="71206885">
            <w:pPr>
              <w:pStyle w:val="24"/>
              <w:spacing w:before="0" w:after="0"/>
              <w:ind w:firstLine="0" w:firstLineChars="0"/>
              <w:jc w:val="left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${codeXScanFileCount}</w:t>
            </w:r>
          </w:p>
        </w:tc>
      </w:tr>
      <w:tr w14:paraId="7FF3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shd w:val="pct10" w:color="auto" w:fill="auto"/>
            <w:vAlign w:val="center"/>
          </w:tcPr>
          <w:p w14:paraId="1ECF2022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代码数</w:t>
            </w:r>
          </w:p>
        </w:tc>
        <w:tc>
          <w:tcPr>
            <w:tcW w:w="6584" w:type="dxa"/>
            <w:gridSpan w:val="5"/>
            <w:vAlign w:val="center"/>
          </w:tcPr>
          <w:p w14:paraId="0BE8D241">
            <w:pPr>
              <w:pStyle w:val="24"/>
              <w:spacing w:before="0" w:after="0"/>
              <w:ind w:firstLine="0" w:firstLineChars="0"/>
              <w:jc w:val="left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${codeXScanCodeCount}</w:t>
            </w:r>
          </w:p>
        </w:tc>
      </w:tr>
      <w:tr w14:paraId="4A8E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shd w:val="pct10" w:color="auto" w:fill="auto"/>
            <w:vAlign w:val="center"/>
          </w:tcPr>
          <w:p w14:paraId="3DD473D2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并发用户总数</w:t>
            </w:r>
          </w:p>
        </w:tc>
        <w:tc>
          <w:tcPr>
            <w:tcW w:w="6584" w:type="dxa"/>
            <w:gridSpan w:val="5"/>
            <w:vAlign w:val="center"/>
          </w:tcPr>
          <w:p w14:paraId="1DCD0F02">
            <w:pPr>
              <w:pStyle w:val="24"/>
              <w:wordWrap w:val="0"/>
              <w:ind w:firstLine="0" w:firstLineChars="0"/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lang w:val="en-US" w:eastAsia="zh-CN"/>
              </w:rPr>
              <w:t>${codeXC</w:t>
            </w:r>
            <w:r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lang w:val="en-US" w:eastAsia="zh-CN"/>
              </w:rPr>
              <w:t>oncurrentUsers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lang w:val="en-US" w:eastAsia="zh-CN"/>
              </w:rPr>
              <w:t>}</w:t>
            </w:r>
          </w:p>
        </w:tc>
      </w:tr>
      <w:tr w14:paraId="20782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shd w:val="clear" w:color="auto" w:fill="D7D7D7" w:themeFill="background1" w:themeFillShade="D8"/>
            <w:vAlign w:val="center"/>
          </w:tcPr>
          <w:p w14:paraId="5938DE33">
            <w:pPr>
              <w:pStyle w:val="24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缺陷类别</w:t>
            </w:r>
            <w:r>
              <w:rPr>
                <w:rFonts w:hint="eastAsia" w:cs="Times New Roman"/>
                <w:b/>
                <w:bCs/>
                <w:color w:val="262626" w:themeColor="text1" w:themeTint="D9"/>
                <w:sz w:val="21"/>
                <w:szCs w:val="21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${codeXDefectList}</w:t>
            </w:r>
          </w:p>
        </w:tc>
        <w:tc>
          <w:tcPr>
            <w:tcW w:w="1735" w:type="dxa"/>
            <w:shd w:val="clear" w:color="auto" w:fill="D7D7D7" w:themeFill="background1" w:themeFillShade="D8"/>
            <w:vAlign w:val="center"/>
          </w:tcPr>
          <w:p w14:paraId="6C5FEAB2">
            <w:pPr>
              <w:pStyle w:val="24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严重</w:t>
            </w:r>
          </w:p>
        </w:tc>
        <w:tc>
          <w:tcPr>
            <w:tcW w:w="1735" w:type="dxa"/>
            <w:shd w:val="clear" w:color="auto" w:fill="D7D7D7" w:themeFill="background1" w:themeFillShade="D8"/>
            <w:vAlign w:val="center"/>
          </w:tcPr>
          <w:p w14:paraId="39CAE2E2">
            <w:pPr>
              <w:pStyle w:val="24"/>
              <w:wordWrap w:val="0"/>
              <w:ind w:firstLine="0" w:firstLineChars="0"/>
              <w:jc w:val="center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高</w:t>
            </w:r>
          </w:p>
        </w:tc>
        <w:tc>
          <w:tcPr>
            <w:tcW w:w="1090" w:type="dxa"/>
            <w:shd w:val="clear" w:color="auto" w:fill="D7D7D7" w:themeFill="background1" w:themeFillShade="D8"/>
            <w:vAlign w:val="center"/>
          </w:tcPr>
          <w:p w14:paraId="37439488">
            <w:pPr>
              <w:pStyle w:val="24"/>
              <w:wordWrap w:val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262626" w:themeColor="text1" w:themeTint="D9"/>
                <w:sz w:val="21"/>
                <w:szCs w:val="21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中</w:t>
            </w:r>
          </w:p>
        </w:tc>
        <w:tc>
          <w:tcPr>
            <w:tcW w:w="1090" w:type="dxa"/>
            <w:shd w:val="clear" w:color="auto" w:fill="D7D7D7" w:themeFill="background1" w:themeFillShade="D8"/>
            <w:vAlign w:val="center"/>
          </w:tcPr>
          <w:p w14:paraId="7DCCE007">
            <w:pPr>
              <w:pStyle w:val="24"/>
              <w:wordWrap w:val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低</w:t>
            </w:r>
          </w:p>
        </w:tc>
        <w:tc>
          <w:tcPr>
            <w:tcW w:w="934" w:type="dxa"/>
            <w:shd w:val="clear" w:color="auto" w:fill="D7D7D7" w:themeFill="background1" w:themeFillShade="D8"/>
            <w:vAlign w:val="center"/>
          </w:tcPr>
          <w:p w14:paraId="654A35B7">
            <w:pPr>
              <w:pStyle w:val="24"/>
              <w:wordWrap w:val="0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总计</w:t>
            </w:r>
          </w:p>
        </w:tc>
      </w:tr>
      <w:tr w14:paraId="6A68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shd w:val="clear" w:color="auto" w:fill="auto"/>
            <w:vAlign w:val="center"/>
          </w:tcPr>
          <w:p w14:paraId="11D744E3">
            <w:pPr>
              <w:pStyle w:val="24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[codeXDefectType]</w:t>
            </w:r>
          </w:p>
        </w:tc>
        <w:tc>
          <w:tcPr>
            <w:tcW w:w="1735" w:type="dxa"/>
            <w:shd w:val="clear" w:color="auto" w:fill="auto"/>
            <w:vAlign w:val="center"/>
          </w:tcPr>
          <w:p w14:paraId="63105EE0">
            <w:pPr>
              <w:pStyle w:val="24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[codeXDefectSevere]</w:t>
            </w:r>
          </w:p>
        </w:tc>
        <w:tc>
          <w:tcPr>
            <w:tcW w:w="1735" w:type="dxa"/>
            <w:shd w:val="clear" w:color="auto" w:fill="auto"/>
            <w:vAlign w:val="center"/>
          </w:tcPr>
          <w:p w14:paraId="5DA193F0">
            <w:pPr>
              <w:pStyle w:val="24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FF0000"/>
                <w:sz w:val="21"/>
                <w:szCs w:val="21"/>
                <w:lang w:val="en-US" w:eastAsia="zh-CN"/>
              </w:rPr>
              <w:t>[codeXDefecthigh]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7EB6205">
            <w:pPr>
              <w:pStyle w:val="24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[codeXDefect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Medium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]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58D261C7">
            <w:pPr>
              <w:pStyle w:val="24"/>
              <w:wordWrap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[codeXDefectLow]</w:t>
            </w:r>
          </w:p>
        </w:tc>
        <w:tc>
          <w:tcPr>
            <w:tcW w:w="934" w:type="dxa"/>
            <w:shd w:val="clear" w:color="auto" w:fill="auto"/>
            <w:vAlign w:val="center"/>
          </w:tcPr>
          <w:p w14:paraId="1E14B6BF">
            <w:pPr>
              <w:pStyle w:val="2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codeXDefectAll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]</w:t>
            </w:r>
          </w:p>
        </w:tc>
      </w:tr>
      <w:tr w14:paraId="5BD6B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shd w:val="pct10" w:color="auto" w:fill="auto"/>
            <w:vAlign w:val="center"/>
          </w:tcPr>
          <w:p w14:paraId="63495892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检测结果截图</w:t>
            </w:r>
          </w:p>
        </w:tc>
        <w:tc>
          <w:tcPr>
            <w:tcW w:w="6584" w:type="dxa"/>
            <w:gridSpan w:val="5"/>
            <w:vAlign w:val="center"/>
          </w:tcPr>
          <w:p w14:paraId="0E2F0E9F">
            <w:pPr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分险分布图</w:t>
            </w:r>
          </w:p>
          <w:p w14:paraId="657DAB6A">
            <w:pPr>
              <w:numPr>
                <w:ilvl w:val="0"/>
                <w:numId w:val="0"/>
              </w:numPr>
              <w:ind w:left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${@codeXRiskImage}</w:t>
            </w:r>
          </w:p>
        </w:tc>
      </w:tr>
    </w:tbl>
    <w:p w14:paraId="03EF2AA8">
      <w:pPr>
        <w:jc w:val="both"/>
        <w:rPr>
          <w:highlight w:val="none"/>
        </w:rPr>
      </w:pPr>
    </w:p>
    <w:p w14:paraId="34625C5D">
      <w:pPr>
        <w:pStyle w:val="2"/>
        <w:keepNext/>
        <w:keepLines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/>
          <w:bCs/>
          <w:color w:val="auto"/>
          <w:sz w:val="36"/>
          <w:szCs w:val="36"/>
          <w:lang w:val="en-US" w:eastAsia="zh-CN"/>
        </w:rPr>
      </w:pPr>
      <w:bookmarkStart w:id="85" w:name="_Toc31693"/>
      <w:r>
        <w:rPr>
          <w:rFonts w:hint="eastAsia" w:ascii="宋体" w:hAnsi="宋体" w:eastAsia="宋体" w:cs="宋体"/>
          <w:b/>
          <w:bCs/>
          <w:color w:val="auto"/>
          <w:sz w:val="36"/>
          <w:szCs w:val="36"/>
          <w:lang w:val="en-US" w:eastAsia="zh-CN"/>
        </w:rPr>
        <w:t xml:space="preserve">附录C </w:t>
      </w:r>
      <w:r>
        <w:rPr>
          <w:rFonts w:hint="eastAsia" w:cs="Times New Roman"/>
          <w:b/>
          <w:bCs/>
          <w:color w:val="auto"/>
          <w:sz w:val="36"/>
          <w:szCs w:val="36"/>
          <w:lang w:val="en-US" w:eastAsia="zh-CN"/>
        </w:rPr>
        <w:t>FossX</w:t>
      </w:r>
      <w:r>
        <w:rPr>
          <w:rFonts w:hint="eastAsia" w:ascii="宋体" w:hAnsi="宋体" w:cs="宋体"/>
          <w:b/>
          <w:bCs/>
          <w:color w:val="auto"/>
          <w:sz w:val="36"/>
          <w:szCs w:val="36"/>
          <w:lang w:val="en-US" w:eastAsia="zh-CN"/>
        </w:rPr>
        <w:t>平台检测记录</w:t>
      </w:r>
      <w:bookmarkEnd w:id="85"/>
    </w:p>
    <w:tbl>
      <w:tblPr>
        <w:tblStyle w:val="29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1"/>
        <w:gridCol w:w="1046"/>
        <w:gridCol w:w="523"/>
        <w:gridCol w:w="523"/>
        <w:gridCol w:w="1046"/>
        <w:gridCol w:w="1046"/>
        <w:gridCol w:w="523"/>
        <w:gridCol w:w="523"/>
        <w:gridCol w:w="1049"/>
      </w:tblGrid>
      <w:tr w14:paraId="5C1D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5D820215">
            <w:pPr>
              <w:pStyle w:val="24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项目名称</w:t>
            </w:r>
          </w:p>
        </w:tc>
        <w:tc>
          <w:tcPr>
            <w:tcW w:w="6279" w:type="dxa"/>
            <w:gridSpan w:val="8"/>
            <w:vAlign w:val="center"/>
          </w:tcPr>
          <w:p w14:paraId="3FA9F84E">
            <w:pPr>
              <w:pStyle w:val="24"/>
              <w:wordWrap w:val="0"/>
              <w:ind w:firstLine="0" w:firstLine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${fossXPlanName}</w:t>
            </w:r>
          </w:p>
        </w:tc>
      </w:tr>
      <w:tr w14:paraId="69BE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12A9F0B2">
            <w:pPr>
              <w:pStyle w:val="24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项目版本 </w:t>
            </w:r>
          </w:p>
        </w:tc>
        <w:tc>
          <w:tcPr>
            <w:tcW w:w="6279" w:type="dxa"/>
            <w:gridSpan w:val="8"/>
            <w:vAlign w:val="center"/>
          </w:tcPr>
          <w:p w14:paraId="1A72DD33">
            <w:pPr>
              <w:pStyle w:val="24"/>
              <w:wordWrap w:val="0"/>
              <w:ind w:firstLine="0" w:firstLine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${fossXProjectVersion}</w:t>
            </w:r>
          </w:p>
        </w:tc>
      </w:tr>
      <w:tr w14:paraId="7BE8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467CD5A5">
            <w:pPr>
              <w:pStyle w:val="24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组件总数 </w:t>
            </w:r>
          </w:p>
        </w:tc>
        <w:tc>
          <w:tcPr>
            <w:tcW w:w="6279" w:type="dxa"/>
            <w:gridSpan w:val="8"/>
            <w:vAlign w:val="center"/>
          </w:tcPr>
          <w:p w14:paraId="669AFD0A">
            <w:pPr>
              <w:pStyle w:val="24"/>
              <w:wordWrap w:val="0"/>
              <w:ind w:firstLine="0" w:firstLine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${fossXComponentCount}</w:t>
            </w:r>
          </w:p>
        </w:tc>
      </w:tr>
      <w:tr w14:paraId="05DA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7CFA58B2">
            <w:pPr>
              <w:pStyle w:val="24"/>
              <w:wordWrap w:val="0"/>
              <w:ind w:firstLine="0" w:firstLineChars="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许可证兼容性风险 </w:t>
            </w:r>
          </w:p>
        </w:tc>
        <w:tc>
          <w:tcPr>
            <w:tcW w:w="6279" w:type="dxa"/>
            <w:gridSpan w:val="8"/>
            <w:shd w:val="clear" w:color="auto" w:fill="auto"/>
            <w:vAlign w:val="center"/>
          </w:tcPr>
          <w:p w14:paraId="7EFF213D">
            <w:pPr>
              <w:pStyle w:val="24"/>
              <w:wordWrap w:val="0"/>
              <w:ind w:firstLine="0" w:firstLineChars="0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${fossX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hasLicenseCompatibilityRisk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</w:tc>
      </w:tr>
      <w:tr w14:paraId="30393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620CB643">
            <w:pPr>
              <w:pStyle w:val="24"/>
              <w:wordWrap w:val="0"/>
              <w:ind w:firstLine="0" w:firstLineChars="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分析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时间</w:t>
            </w:r>
          </w:p>
        </w:tc>
        <w:tc>
          <w:tcPr>
            <w:tcW w:w="6279" w:type="dxa"/>
            <w:gridSpan w:val="8"/>
            <w:shd w:val="clear" w:color="auto" w:fill="auto"/>
            <w:vAlign w:val="center"/>
          </w:tcPr>
          <w:p w14:paraId="7A6CE12E">
            <w:pPr>
              <w:pStyle w:val="24"/>
              <w:wordWrap w:val="0"/>
              <w:ind w:firstLine="0" w:firstLineChars="0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${fossXAnalyseDate}</w:t>
            </w:r>
          </w:p>
        </w:tc>
      </w:tr>
      <w:tr w14:paraId="22159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restart"/>
            <w:shd w:val="pct10" w:color="auto" w:fill="auto"/>
            <w:vAlign w:val="center"/>
          </w:tcPr>
          <w:p w14:paraId="237AD61B">
            <w:pPr>
              <w:pStyle w:val="24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漏洞总数</w:t>
            </w:r>
          </w:p>
        </w:tc>
        <w:tc>
          <w:tcPr>
            <w:tcW w:w="1046" w:type="dxa"/>
            <w:vAlign w:val="center"/>
          </w:tcPr>
          <w:p w14:paraId="6D7F5163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超危</w:t>
            </w:r>
          </w:p>
        </w:tc>
        <w:tc>
          <w:tcPr>
            <w:tcW w:w="1046" w:type="dxa"/>
            <w:gridSpan w:val="2"/>
            <w:vAlign w:val="center"/>
          </w:tcPr>
          <w:p w14:paraId="63E8C282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高危</w:t>
            </w:r>
          </w:p>
        </w:tc>
        <w:tc>
          <w:tcPr>
            <w:tcW w:w="1046" w:type="dxa"/>
            <w:vAlign w:val="center"/>
          </w:tcPr>
          <w:p w14:paraId="175F515F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中危</w:t>
            </w:r>
          </w:p>
        </w:tc>
        <w:tc>
          <w:tcPr>
            <w:tcW w:w="1046" w:type="dxa"/>
            <w:vAlign w:val="center"/>
          </w:tcPr>
          <w:p w14:paraId="0C28B862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低危</w:t>
            </w:r>
          </w:p>
        </w:tc>
        <w:tc>
          <w:tcPr>
            <w:tcW w:w="1046" w:type="dxa"/>
            <w:gridSpan w:val="2"/>
            <w:vAlign w:val="center"/>
          </w:tcPr>
          <w:p w14:paraId="0D505FFD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未知</w:t>
            </w:r>
          </w:p>
        </w:tc>
        <w:tc>
          <w:tcPr>
            <w:tcW w:w="1049" w:type="dxa"/>
            <w:vAlign w:val="center"/>
          </w:tcPr>
          <w:p w14:paraId="5DAB6EF6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合计</w:t>
            </w:r>
          </w:p>
        </w:tc>
      </w:tr>
      <w:tr w14:paraId="7CF3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continue"/>
            <w:shd w:val="pct10" w:color="auto" w:fill="auto"/>
            <w:vAlign w:val="center"/>
          </w:tcPr>
          <w:p w14:paraId="6E45B728">
            <w:pPr>
              <w:ind w:firstLine="0" w:firstLineChars="0"/>
            </w:pPr>
          </w:p>
        </w:tc>
        <w:tc>
          <w:tcPr>
            <w:tcW w:w="1046" w:type="dxa"/>
            <w:vAlign w:val="center"/>
          </w:tcPr>
          <w:p w14:paraId="4E12EE40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${foss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Critical}</w:t>
            </w:r>
          </w:p>
        </w:tc>
        <w:tc>
          <w:tcPr>
            <w:tcW w:w="1046" w:type="dxa"/>
            <w:gridSpan w:val="2"/>
            <w:vAlign w:val="center"/>
          </w:tcPr>
          <w:p w14:paraId="2188B652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High}</w:t>
            </w:r>
          </w:p>
        </w:tc>
        <w:tc>
          <w:tcPr>
            <w:tcW w:w="1046" w:type="dxa"/>
            <w:vAlign w:val="center"/>
          </w:tcPr>
          <w:p w14:paraId="5B76E074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eastAsia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Medium}</w:t>
            </w:r>
          </w:p>
        </w:tc>
        <w:tc>
          <w:tcPr>
            <w:tcW w:w="1046" w:type="dxa"/>
            <w:vAlign w:val="center"/>
          </w:tcPr>
          <w:p w14:paraId="05D9D354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eastAsia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Low}</w:t>
            </w:r>
          </w:p>
        </w:tc>
        <w:tc>
          <w:tcPr>
            <w:tcW w:w="1046" w:type="dxa"/>
            <w:gridSpan w:val="2"/>
            <w:vAlign w:val="center"/>
          </w:tcPr>
          <w:p w14:paraId="583F821F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Unknow}</w:t>
            </w:r>
          </w:p>
        </w:tc>
        <w:tc>
          <w:tcPr>
            <w:tcW w:w="1049" w:type="dxa"/>
            <w:vAlign w:val="center"/>
          </w:tcPr>
          <w:p w14:paraId="4B2986E1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All}</w:t>
            </w:r>
          </w:p>
        </w:tc>
      </w:tr>
      <w:tr w14:paraId="3F875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restart"/>
            <w:shd w:val="pct10" w:color="auto" w:fill="auto"/>
            <w:vAlign w:val="center"/>
          </w:tcPr>
          <w:p w14:paraId="701B0774">
            <w:pPr>
              <w:pStyle w:val="24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许可证总数 </w:t>
            </w:r>
          </w:p>
        </w:tc>
        <w:tc>
          <w:tcPr>
            <w:tcW w:w="1046" w:type="dxa"/>
            <w:vAlign w:val="center"/>
          </w:tcPr>
          <w:p w14:paraId="6DFEC593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超危</w:t>
            </w:r>
          </w:p>
        </w:tc>
        <w:tc>
          <w:tcPr>
            <w:tcW w:w="1046" w:type="dxa"/>
            <w:gridSpan w:val="2"/>
            <w:vAlign w:val="center"/>
          </w:tcPr>
          <w:p w14:paraId="1CB2E850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高危</w:t>
            </w:r>
          </w:p>
        </w:tc>
        <w:tc>
          <w:tcPr>
            <w:tcW w:w="1046" w:type="dxa"/>
            <w:vAlign w:val="center"/>
          </w:tcPr>
          <w:p w14:paraId="48844CB9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中危</w:t>
            </w:r>
          </w:p>
        </w:tc>
        <w:tc>
          <w:tcPr>
            <w:tcW w:w="1046" w:type="dxa"/>
            <w:vAlign w:val="center"/>
          </w:tcPr>
          <w:p w14:paraId="51CEBE40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低危</w:t>
            </w:r>
          </w:p>
        </w:tc>
        <w:tc>
          <w:tcPr>
            <w:tcW w:w="1046" w:type="dxa"/>
            <w:gridSpan w:val="2"/>
            <w:vAlign w:val="center"/>
          </w:tcPr>
          <w:p w14:paraId="64928F44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未知</w:t>
            </w:r>
          </w:p>
        </w:tc>
        <w:tc>
          <w:tcPr>
            <w:tcW w:w="1049" w:type="dxa"/>
            <w:vAlign w:val="center"/>
          </w:tcPr>
          <w:p w14:paraId="59DFEA3C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合计</w:t>
            </w:r>
          </w:p>
        </w:tc>
      </w:tr>
      <w:tr w14:paraId="7979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continue"/>
            <w:shd w:val="pct10" w:color="auto" w:fill="auto"/>
            <w:vAlign w:val="center"/>
          </w:tcPr>
          <w:p w14:paraId="3E06110C">
            <w:pPr>
              <w:ind w:firstLine="0" w:firstLineChars="0"/>
            </w:pPr>
          </w:p>
        </w:tc>
        <w:tc>
          <w:tcPr>
            <w:tcW w:w="1046" w:type="dxa"/>
            <w:vAlign w:val="center"/>
          </w:tcPr>
          <w:p w14:paraId="074C3483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${foss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XLicenseCritical}</w:t>
            </w:r>
          </w:p>
        </w:tc>
        <w:tc>
          <w:tcPr>
            <w:tcW w:w="1046" w:type="dxa"/>
            <w:gridSpan w:val="2"/>
            <w:vAlign w:val="center"/>
          </w:tcPr>
          <w:p w14:paraId="747190E6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${fossXLicenseHigh}</w:t>
            </w:r>
          </w:p>
        </w:tc>
        <w:tc>
          <w:tcPr>
            <w:tcW w:w="1046" w:type="dxa"/>
            <w:vAlign w:val="center"/>
          </w:tcPr>
          <w:p w14:paraId="0E73CC4E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${fossXLicenseMedium}</w:t>
            </w:r>
          </w:p>
        </w:tc>
        <w:tc>
          <w:tcPr>
            <w:tcW w:w="1046" w:type="dxa"/>
            <w:vAlign w:val="center"/>
          </w:tcPr>
          <w:p w14:paraId="52B22308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${fossXLicenseLow}</w:t>
            </w:r>
          </w:p>
        </w:tc>
        <w:tc>
          <w:tcPr>
            <w:tcW w:w="1046" w:type="dxa"/>
            <w:gridSpan w:val="2"/>
            <w:vAlign w:val="center"/>
          </w:tcPr>
          <w:p w14:paraId="357F22CF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${fossXLicenseUnknow}</w:t>
            </w:r>
          </w:p>
        </w:tc>
        <w:tc>
          <w:tcPr>
            <w:tcW w:w="1049" w:type="dxa"/>
            <w:vAlign w:val="center"/>
          </w:tcPr>
          <w:p w14:paraId="5E89E96D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${fossXLicenseAll}</w:t>
            </w:r>
          </w:p>
        </w:tc>
      </w:tr>
      <w:tr w14:paraId="1AAD9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restart"/>
            <w:shd w:val="pct10" w:color="auto" w:fill="auto"/>
            <w:vAlign w:val="center"/>
          </w:tcPr>
          <w:p w14:paraId="4FF747C6">
            <w:pPr>
              <w:pStyle w:val="24"/>
              <w:wordWrap w:val="0"/>
              <w:ind w:firstLine="0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262626" w:themeColor="text1" w:themeTint="D9"/>
                <w:sz w:val="21"/>
                <w:szCs w:val="21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合规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风险 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06A57113">
            <w:pPr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高危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3A442531">
            <w:pPr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中危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4060D2C8">
            <w:pPr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低危</w:t>
            </w:r>
          </w:p>
        </w:tc>
        <w:tc>
          <w:tcPr>
            <w:tcW w:w="1572" w:type="dxa"/>
            <w:gridSpan w:val="2"/>
            <w:shd w:val="clear" w:color="auto" w:fill="auto"/>
            <w:vAlign w:val="center"/>
          </w:tcPr>
          <w:p w14:paraId="5BD2BEFC">
            <w:pPr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合计</w:t>
            </w:r>
          </w:p>
        </w:tc>
      </w:tr>
      <w:tr w14:paraId="7A95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continue"/>
            <w:shd w:val="pct10" w:color="auto" w:fill="auto"/>
            <w:vAlign w:val="center"/>
          </w:tcPr>
          <w:p w14:paraId="420EEE9B">
            <w:pPr>
              <w:pStyle w:val="24"/>
              <w:wordWrap w:val="0"/>
              <w:ind w:firstLine="0" w:firstLineChars="0"/>
            </w:pP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63DF0CBF">
            <w:pPr>
              <w:pStyle w:val="2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${fossXC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omplianceRisk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High}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3DA27C59">
            <w:pPr>
              <w:ind w:firstLine="0" w:firstLineChars="0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${fossXC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omplianceRisk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Medium}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5CAF6DA5">
            <w:pPr>
              <w:ind w:firstLine="0" w:firstLineChars="0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${fossXC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omplianceRisk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Low}</w:t>
            </w:r>
          </w:p>
        </w:tc>
        <w:tc>
          <w:tcPr>
            <w:tcW w:w="1572" w:type="dxa"/>
            <w:gridSpan w:val="2"/>
            <w:shd w:val="clear" w:color="auto" w:fill="auto"/>
            <w:vAlign w:val="center"/>
          </w:tcPr>
          <w:p w14:paraId="7A4D3A89">
            <w:pPr>
              <w:ind w:firstLine="0" w:firstLineChars="0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${fossXC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omplianceRisk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All}</w:t>
            </w:r>
          </w:p>
        </w:tc>
      </w:tr>
      <w:tr w14:paraId="724F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0845B581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检测结果截图</w:t>
            </w:r>
          </w:p>
        </w:tc>
        <w:tc>
          <w:tcPr>
            <w:tcW w:w="6279" w:type="dxa"/>
            <w:gridSpan w:val="8"/>
            <w:vAlign w:val="center"/>
          </w:tcPr>
          <w:p w14:paraId="07E54603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组件</w:t>
            </w:r>
          </w:p>
          <w:p w14:paraId="7FC40FEA">
            <w:pPr>
              <w:numPr>
                <w:ilvl w:val="0"/>
                <w:numId w:val="0"/>
              </w:numPr>
              <w:ind w:left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${@fossXComponentImage}</w:t>
            </w:r>
          </w:p>
          <w:p w14:paraId="4386F540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漏洞</w:t>
            </w:r>
          </w:p>
          <w:p w14:paraId="227EA5C6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  <w:t>${@fossXV</w:t>
            </w:r>
            <w:r>
              <w:rPr>
                <w:rFonts w:hint="default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  <w:t>ulnerability</w:t>
            </w:r>
            <w:r>
              <w:rPr>
                <w:rFonts w:hint="eastAsia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  <w:t>Image}</w:t>
            </w:r>
          </w:p>
          <w:p w14:paraId="57A416A9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许可证</w:t>
            </w:r>
          </w:p>
          <w:p w14:paraId="37538C5E">
            <w:pPr>
              <w:numPr>
                <w:ilvl w:val="0"/>
                <w:numId w:val="0"/>
              </w:numPr>
              <w:ind w:left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  <w:t>${@fossXLicenseImage}</w:t>
            </w:r>
          </w:p>
        </w:tc>
      </w:tr>
    </w:tbl>
    <w:p w14:paraId="34D0D185">
      <w:pPr>
        <w:jc w:val="both"/>
        <w:rPr>
          <w:highlight w:val="none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800" w:bottom="1440" w:left="1800" w:header="851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titlePg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734B9">
    <w:pPr>
      <w:pStyle w:val="17"/>
      <w:numPr>
        <w:ins w:id="1" w:author="Administrator" w:date="2006-08-03T10:51:00Z"/>
      </w:numPr>
      <w:pBdr>
        <w:top w:val="single" w:color="auto" w:sz="4" w:space="1"/>
      </w:pBdr>
      <w:ind w:firstLine="0" w:firstLineChars="0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0B5B1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636BF">
    <w:pPr>
      <w:pStyle w:val="18"/>
      <w:pBdr>
        <w:bottom w:val="single" w:color="auto" w:sz="4" w:space="1"/>
      </w:pBdr>
      <w:ind w:firstLine="0" w:firstLineChars="0"/>
      <w:jc w:val="left"/>
      <w:rPr>
        <w:rFonts w:hint="default" w:eastAsia="宋体"/>
        <w:lang w:val="en-US" w:eastAsia="zh-CN"/>
      </w:rPr>
    </w:pPr>
    <w:bookmarkStart w:id="86" w:name="_GoBack"/>
    <w:bookmarkEnd w:id="86"/>
    <w:r>
      <w:rPr>
        <w:rFonts w:hint="eastAsia"/>
        <w:lang w:val="en-US" w:eastAsia="zh-CN"/>
      </w:rPr>
      <w:t>报告</w:t>
    </w:r>
    <w:r>
      <w:t>编号：</w:t>
    </w:r>
    <w:r>
      <w:rPr>
        <w:rFonts w:hint="eastAsia" w:eastAsia="宋体"/>
        <w:lang w:eastAsia="zh-CN"/>
      </w:rPr>
      <w:t>Lab</w:t>
    </w:r>
    <w:r>
      <w:rPr>
        <w:rFonts w:hint="eastAsia"/>
        <w:lang w:val="en-US" w:eastAsia="zh-CN"/>
      </w:rPr>
      <w:t>-</w:t>
    </w:r>
    <w:r>
      <w:rPr>
        <w:rFonts w:hint="eastAsia"/>
        <w:color w:val="FF0000"/>
        <w:lang w:val="en-US" w:eastAsia="zh-CN"/>
      </w:rPr>
      <w:t>${reportNumber}</w:t>
    </w:r>
    <w:r>
      <w:rPr>
        <w:rFonts w:hint="eastAsia"/>
        <w:lang w:val="en-US" w:eastAsia="zh-CN"/>
      </w:rPr>
      <w:t>-DTR</w:t>
    </w:r>
    <w:r>
      <w:t xml:space="preserve">                                     </w:t>
    </w:r>
    <w:r>
      <w:rPr>
        <w:rFonts w:hint="eastAsia"/>
        <w:lang w:val="en-US" w:eastAsia="zh-CN"/>
      </w:rPr>
      <w:t>报告</w:t>
    </w:r>
    <w:r>
      <w:t>版本：</w:t>
    </w:r>
    <w:r>
      <w:rPr>
        <w:rFonts w:hint="eastAsia"/>
        <w:lang w:val="en-US" w:eastAsia="zh-CN"/>
      </w:rPr>
      <w:t>${reportVersion}</w:t>
    </w:r>
  </w:p>
  <w:p w14:paraId="220DA3D0">
    <w:pPr>
      <w:numPr>
        <w:ins w:id="0" w:author="Administrator" w:date="2006-08-03T10:51:00Z"/>
      </w:numPr>
      <w:ind w:firstLine="200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4101D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4C7C3"/>
    <w:multiLevelType w:val="singleLevel"/>
    <w:tmpl w:val="8DA4C7C3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9AA01EE4"/>
    <w:multiLevelType w:val="singleLevel"/>
    <w:tmpl w:val="9AA01EE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EB0FB9C5"/>
    <w:multiLevelType w:val="singleLevel"/>
    <w:tmpl w:val="EB0FB9C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FCCA723B"/>
    <w:multiLevelType w:val="multilevel"/>
    <w:tmpl w:val="FCCA723B"/>
    <w:lvl w:ilvl="0" w:tentative="0">
      <w:start w:val="1"/>
      <w:numFmt w:val="decimal"/>
      <w:pStyle w:val="2"/>
      <w:lvlText w:val="附件%1"/>
      <w:lvlJc w:val="left"/>
      <w:pPr>
        <w:tabs>
          <w:tab w:val="left" w:pos="420"/>
        </w:tabs>
        <w:ind w:left="851" w:firstLine="0"/>
      </w:pPr>
      <w:rPr>
        <w:rFonts w:hint="default" w:ascii="黑体" w:hAnsi="黑体" w:eastAsia="黑体" w:cs="宋体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908" w:firstLine="0"/>
      </w:pPr>
      <w:rPr>
        <w:rFonts w:hint="default" w:ascii="Times New Roman" w:hAnsi="Times New Roman" w:eastAsia="宋体" w:cs="Times New Roman"/>
        <w:b/>
        <w:sz w:val="32"/>
        <w:szCs w:val="32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965" w:firstLine="0"/>
      </w:pPr>
      <w:rPr>
        <w:rFonts w:hint="default" w:ascii="Times New Roman" w:hAnsi="Times New Roman" w:eastAsia="宋体" w:cs="Times New Roman"/>
        <w:b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1022" w:firstLine="0"/>
      </w:pPr>
      <w:rPr>
        <w:rFonts w:hint="default" w:ascii="Times New Roman" w:hAnsi="Times New Roman" w:eastAsia="宋体" w:cs="Times New Roman"/>
        <w:b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79" w:firstLine="0"/>
      </w:pPr>
      <w:rPr>
        <w:rFonts w:hint="default" w:ascii="Times New Roman" w:hAnsi="Times New Roman" w:eastAsia="宋体" w:cs="Times New Roman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1136" w:firstLine="0"/>
      </w:pPr>
      <w:rPr>
        <w:rFonts w:hint="default" w:ascii="Times New Roman" w:hAnsi="Times New Roman" w:eastAsia="宋体" w:cs="Times New Roman"/>
      </w:rPr>
    </w:lvl>
    <w:lvl w:ilvl="6" w:tentative="0">
      <w:start w:val="1"/>
      <w:numFmt w:val="decimal"/>
      <w:suff w:val="space"/>
      <w:lvlText w:val="%1.%2.%3.%4.%5.%6.%7"/>
      <w:lvlJc w:val="left"/>
      <w:pPr>
        <w:ind w:left="1193" w:firstLine="0"/>
      </w:pPr>
      <w:rPr>
        <w:rFonts w:hint="eastAsia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250" w:firstLine="0"/>
      </w:pPr>
      <w:rPr>
        <w:rFonts w:hint="eastAsia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307" w:firstLine="0"/>
      </w:pPr>
      <w:rPr>
        <w:rFonts w:hint="eastAsia"/>
      </w:rPr>
    </w:lvl>
  </w:abstractNum>
  <w:abstractNum w:abstractNumId="4">
    <w:nsid w:val="FF34A4E7"/>
    <w:multiLevelType w:val="singleLevel"/>
    <w:tmpl w:val="FF34A4E7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">
    <w:nsid w:val="42A9DFB1"/>
    <w:multiLevelType w:val="singleLevel"/>
    <w:tmpl w:val="42A9DFB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4E531D1E"/>
    <w:multiLevelType w:val="multilevel"/>
    <w:tmpl w:val="4E531D1E"/>
    <w:lvl w:ilvl="0" w:tentative="0">
      <w:start w:val="1"/>
      <w:numFmt w:val="chineseCountingThousand"/>
      <w:pStyle w:val="49"/>
      <w:lvlText w:val="(%1)"/>
      <w:lvlJc w:val="left"/>
      <w:pPr>
        <w:tabs>
          <w:tab w:val="left" w:pos="900"/>
        </w:tabs>
        <w:ind w:left="90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7">
    <w:nsid w:val="60253830"/>
    <w:multiLevelType w:val="multilevel"/>
    <w:tmpl w:val="60253830"/>
    <w:lvl w:ilvl="0" w:tentative="0">
      <w:start w:val="1"/>
      <w:numFmt w:val="decimal"/>
      <w:pStyle w:val="78"/>
      <w:lvlText w:val="表 %1"/>
      <w:lvlJc w:val="left"/>
      <w:pPr>
        <w:tabs>
          <w:tab w:val="left" w:pos="624"/>
        </w:tabs>
        <w:ind w:left="3264" w:hanging="624"/>
      </w:pPr>
      <w:rPr>
        <w:rFonts w:hint="default" w:ascii="Times New Roman" w:hAnsi="Times New Roman" w:eastAsia="黑体" w:cs="Times New Roman"/>
        <w:color w:val="auto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64A10C67"/>
    <w:multiLevelType w:val="singleLevel"/>
    <w:tmpl w:val="64A10C6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2"/>
  </w:num>
  <w:num w:numId="7">
    <w:abstractNumId w:val="5"/>
  </w:num>
  <w:num w:numId="8">
    <w:abstractNumId w:val="1"/>
  </w:num>
  <w:num w:numId="9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NhY2JmMjU2MTU0YzdmNjRhNjE0ZDgzZmQ2MjkzZDQifQ=="/>
  </w:docVars>
  <w:rsids>
    <w:rsidRoot w:val="003C5D1A"/>
    <w:rsid w:val="00007DCE"/>
    <w:rsid w:val="000102ED"/>
    <w:rsid w:val="00012DE1"/>
    <w:rsid w:val="0001339F"/>
    <w:rsid w:val="000207A5"/>
    <w:rsid w:val="00023407"/>
    <w:rsid w:val="00024B60"/>
    <w:rsid w:val="0002598F"/>
    <w:rsid w:val="000279B7"/>
    <w:rsid w:val="00030DDB"/>
    <w:rsid w:val="00036FA8"/>
    <w:rsid w:val="00037185"/>
    <w:rsid w:val="000379F6"/>
    <w:rsid w:val="000438EC"/>
    <w:rsid w:val="000446BE"/>
    <w:rsid w:val="000521B2"/>
    <w:rsid w:val="000559F9"/>
    <w:rsid w:val="000565B4"/>
    <w:rsid w:val="00056B27"/>
    <w:rsid w:val="00057789"/>
    <w:rsid w:val="0006094D"/>
    <w:rsid w:val="000655D1"/>
    <w:rsid w:val="00080619"/>
    <w:rsid w:val="00081F4A"/>
    <w:rsid w:val="00083C71"/>
    <w:rsid w:val="00090943"/>
    <w:rsid w:val="0009347C"/>
    <w:rsid w:val="000952BC"/>
    <w:rsid w:val="00097C3B"/>
    <w:rsid w:val="000A1A73"/>
    <w:rsid w:val="000A6792"/>
    <w:rsid w:val="000A6A8E"/>
    <w:rsid w:val="000B19F7"/>
    <w:rsid w:val="000B2744"/>
    <w:rsid w:val="000B3AC2"/>
    <w:rsid w:val="000C281E"/>
    <w:rsid w:val="000C2EE3"/>
    <w:rsid w:val="000D083C"/>
    <w:rsid w:val="000D1A49"/>
    <w:rsid w:val="000D24B2"/>
    <w:rsid w:val="000D5864"/>
    <w:rsid w:val="000E49D9"/>
    <w:rsid w:val="000F14C5"/>
    <w:rsid w:val="000F492A"/>
    <w:rsid w:val="000F4B3F"/>
    <w:rsid w:val="000F5215"/>
    <w:rsid w:val="000F666B"/>
    <w:rsid w:val="000F6E3F"/>
    <w:rsid w:val="000F7DC3"/>
    <w:rsid w:val="00107CBC"/>
    <w:rsid w:val="00115384"/>
    <w:rsid w:val="0011754C"/>
    <w:rsid w:val="00121CDD"/>
    <w:rsid w:val="00122303"/>
    <w:rsid w:val="001247DB"/>
    <w:rsid w:val="00124E4A"/>
    <w:rsid w:val="001251D1"/>
    <w:rsid w:val="001318C3"/>
    <w:rsid w:val="00132F52"/>
    <w:rsid w:val="00135341"/>
    <w:rsid w:val="0013629A"/>
    <w:rsid w:val="0013691B"/>
    <w:rsid w:val="00150D22"/>
    <w:rsid w:val="00152ADF"/>
    <w:rsid w:val="00161C42"/>
    <w:rsid w:val="001722CC"/>
    <w:rsid w:val="00177E75"/>
    <w:rsid w:val="00183CF9"/>
    <w:rsid w:val="001865C3"/>
    <w:rsid w:val="001868F7"/>
    <w:rsid w:val="00193A9B"/>
    <w:rsid w:val="00196511"/>
    <w:rsid w:val="001B0DDD"/>
    <w:rsid w:val="001B1FB1"/>
    <w:rsid w:val="001B3FB7"/>
    <w:rsid w:val="001C25FF"/>
    <w:rsid w:val="001C48D5"/>
    <w:rsid w:val="001C5665"/>
    <w:rsid w:val="001D0DAE"/>
    <w:rsid w:val="001D5D1F"/>
    <w:rsid w:val="001E3E14"/>
    <w:rsid w:val="001E4606"/>
    <w:rsid w:val="001E4B8D"/>
    <w:rsid w:val="001E5BD4"/>
    <w:rsid w:val="001E7B2E"/>
    <w:rsid w:val="001F24BB"/>
    <w:rsid w:val="001F6EB1"/>
    <w:rsid w:val="00201F0B"/>
    <w:rsid w:val="002039DE"/>
    <w:rsid w:val="00205FBA"/>
    <w:rsid w:val="002062A3"/>
    <w:rsid w:val="0020641A"/>
    <w:rsid w:val="00217A24"/>
    <w:rsid w:val="00220946"/>
    <w:rsid w:val="00223561"/>
    <w:rsid w:val="00224B00"/>
    <w:rsid w:val="00234698"/>
    <w:rsid w:val="00235B1C"/>
    <w:rsid w:val="0024393E"/>
    <w:rsid w:val="0024693C"/>
    <w:rsid w:val="00262C55"/>
    <w:rsid w:val="0026617F"/>
    <w:rsid w:val="00275C7C"/>
    <w:rsid w:val="00277404"/>
    <w:rsid w:val="0028456F"/>
    <w:rsid w:val="0028786C"/>
    <w:rsid w:val="00287D86"/>
    <w:rsid w:val="0029196B"/>
    <w:rsid w:val="002919AE"/>
    <w:rsid w:val="00293B40"/>
    <w:rsid w:val="00295D90"/>
    <w:rsid w:val="002A6AC3"/>
    <w:rsid w:val="002B2401"/>
    <w:rsid w:val="002C030B"/>
    <w:rsid w:val="002C3C32"/>
    <w:rsid w:val="002E26A3"/>
    <w:rsid w:val="002E2E36"/>
    <w:rsid w:val="002E53BF"/>
    <w:rsid w:val="003018C2"/>
    <w:rsid w:val="0031167D"/>
    <w:rsid w:val="00313674"/>
    <w:rsid w:val="00313C6F"/>
    <w:rsid w:val="003164E7"/>
    <w:rsid w:val="00316A71"/>
    <w:rsid w:val="00325829"/>
    <w:rsid w:val="0032624D"/>
    <w:rsid w:val="00343840"/>
    <w:rsid w:val="00343B89"/>
    <w:rsid w:val="00347399"/>
    <w:rsid w:val="00356178"/>
    <w:rsid w:val="00361B92"/>
    <w:rsid w:val="003626F1"/>
    <w:rsid w:val="00363611"/>
    <w:rsid w:val="00373867"/>
    <w:rsid w:val="00374497"/>
    <w:rsid w:val="0037699C"/>
    <w:rsid w:val="003846C0"/>
    <w:rsid w:val="00387A5D"/>
    <w:rsid w:val="003943AE"/>
    <w:rsid w:val="00396F1C"/>
    <w:rsid w:val="003B340C"/>
    <w:rsid w:val="003B40E3"/>
    <w:rsid w:val="003B6225"/>
    <w:rsid w:val="003B6FAC"/>
    <w:rsid w:val="003C00FC"/>
    <w:rsid w:val="003C31D6"/>
    <w:rsid w:val="003C596D"/>
    <w:rsid w:val="003C5D1A"/>
    <w:rsid w:val="003D2AA8"/>
    <w:rsid w:val="003E427D"/>
    <w:rsid w:val="004035A7"/>
    <w:rsid w:val="00403AE1"/>
    <w:rsid w:val="00412FE3"/>
    <w:rsid w:val="00431D60"/>
    <w:rsid w:val="0043376E"/>
    <w:rsid w:val="004407C1"/>
    <w:rsid w:val="00442DD5"/>
    <w:rsid w:val="004467D5"/>
    <w:rsid w:val="00446AA5"/>
    <w:rsid w:val="00446B2D"/>
    <w:rsid w:val="00450635"/>
    <w:rsid w:val="00456BF5"/>
    <w:rsid w:val="00460C59"/>
    <w:rsid w:val="00462F00"/>
    <w:rsid w:val="004631DD"/>
    <w:rsid w:val="0046749C"/>
    <w:rsid w:val="00474124"/>
    <w:rsid w:val="00480A84"/>
    <w:rsid w:val="00484368"/>
    <w:rsid w:val="0049028F"/>
    <w:rsid w:val="004A204D"/>
    <w:rsid w:val="004A59D2"/>
    <w:rsid w:val="004A6810"/>
    <w:rsid w:val="004A70FC"/>
    <w:rsid w:val="004B1050"/>
    <w:rsid w:val="004B4388"/>
    <w:rsid w:val="004B45E0"/>
    <w:rsid w:val="004C129E"/>
    <w:rsid w:val="004C1D65"/>
    <w:rsid w:val="004C649D"/>
    <w:rsid w:val="004C6F2F"/>
    <w:rsid w:val="004D3D0D"/>
    <w:rsid w:val="005007F5"/>
    <w:rsid w:val="005070AB"/>
    <w:rsid w:val="00507AFC"/>
    <w:rsid w:val="00507EF3"/>
    <w:rsid w:val="00510AEA"/>
    <w:rsid w:val="005133DC"/>
    <w:rsid w:val="00515E6D"/>
    <w:rsid w:val="005227C9"/>
    <w:rsid w:val="005240DC"/>
    <w:rsid w:val="00542219"/>
    <w:rsid w:val="00543684"/>
    <w:rsid w:val="00561424"/>
    <w:rsid w:val="00562CF1"/>
    <w:rsid w:val="0056475F"/>
    <w:rsid w:val="00565EFB"/>
    <w:rsid w:val="00566791"/>
    <w:rsid w:val="00577074"/>
    <w:rsid w:val="0057783D"/>
    <w:rsid w:val="00577B93"/>
    <w:rsid w:val="0059342D"/>
    <w:rsid w:val="005B255B"/>
    <w:rsid w:val="005B7C0A"/>
    <w:rsid w:val="005C0BFB"/>
    <w:rsid w:val="005D38EF"/>
    <w:rsid w:val="005E341F"/>
    <w:rsid w:val="005E3F68"/>
    <w:rsid w:val="005F4A4C"/>
    <w:rsid w:val="006134E8"/>
    <w:rsid w:val="0061544B"/>
    <w:rsid w:val="00615C28"/>
    <w:rsid w:val="00617073"/>
    <w:rsid w:val="00617618"/>
    <w:rsid w:val="006213B0"/>
    <w:rsid w:val="00623E68"/>
    <w:rsid w:val="006261F5"/>
    <w:rsid w:val="00643271"/>
    <w:rsid w:val="00644998"/>
    <w:rsid w:val="00644E80"/>
    <w:rsid w:val="00651952"/>
    <w:rsid w:val="006532D7"/>
    <w:rsid w:val="006546BA"/>
    <w:rsid w:val="00655935"/>
    <w:rsid w:val="00661709"/>
    <w:rsid w:val="00670F27"/>
    <w:rsid w:val="00671401"/>
    <w:rsid w:val="0067613F"/>
    <w:rsid w:val="00676E77"/>
    <w:rsid w:val="00677F9C"/>
    <w:rsid w:val="006803D8"/>
    <w:rsid w:val="00681548"/>
    <w:rsid w:val="00681FD6"/>
    <w:rsid w:val="00684F96"/>
    <w:rsid w:val="006859C1"/>
    <w:rsid w:val="006871DA"/>
    <w:rsid w:val="006923A2"/>
    <w:rsid w:val="0069622B"/>
    <w:rsid w:val="00696E23"/>
    <w:rsid w:val="006B017B"/>
    <w:rsid w:val="006B3B25"/>
    <w:rsid w:val="006C03C2"/>
    <w:rsid w:val="006C7494"/>
    <w:rsid w:val="006D5253"/>
    <w:rsid w:val="006E2427"/>
    <w:rsid w:val="00710D84"/>
    <w:rsid w:val="00713CAC"/>
    <w:rsid w:val="00722890"/>
    <w:rsid w:val="007249A6"/>
    <w:rsid w:val="007265D7"/>
    <w:rsid w:val="00742F9B"/>
    <w:rsid w:val="00744411"/>
    <w:rsid w:val="00757B9E"/>
    <w:rsid w:val="00766B80"/>
    <w:rsid w:val="00770C33"/>
    <w:rsid w:val="007773B4"/>
    <w:rsid w:val="00777AFA"/>
    <w:rsid w:val="00783179"/>
    <w:rsid w:val="00783BE5"/>
    <w:rsid w:val="00796040"/>
    <w:rsid w:val="00796D11"/>
    <w:rsid w:val="007A76D5"/>
    <w:rsid w:val="007B1C66"/>
    <w:rsid w:val="007B7F51"/>
    <w:rsid w:val="007C7D71"/>
    <w:rsid w:val="007C7F32"/>
    <w:rsid w:val="007D1155"/>
    <w:rsid w:val="007D3B1B"/>
    <w:rsid w:val="007D5737"/>
    <w:rsid w:val="007D61D4"/>
    <w:rsid w:val="007E0108"/>
    <w:rsid w:val="007E2C1F"/>
    <w:rsid w:val="007E3456"/>
    <w:rsid w:val="007F4DAD"/>
    <w:rsid w:val="00804D3A"/>
    <w:rsid w:val="00806334"/>
    <w:rsid w:val="00807FE9"/>
    <w:rsid w:val="008115CE"/>
    <w:rsid w:val="00812523"/>
    <w:rsid w:val="008168F8"/>
    <w:rsid w:val="008221DD"/>
    <w:rsid w:val="00836148"/>
    <w:rsid w:val="00837677"/>
    <w:rsid w:val="008431D0"/>
    <w:rsid w:val="008466E6"/>
    <w:rsid w:val="00846CC4"/>
    <w:rsid w:val="00854AAF"/>
    <w:rsid w:val="00861C43"/>
    <w:rsid w:val="008638DB"/>
    <w:rsid w:val="0087250B"/>
    <w:rsid w:val="008735AC"/>
    <w:rsid w:val="0087395E"/>
    <w:rsid w:val="00877E9F"/>
    <w:rsid w:val="00877EAF"/>
    <w:rsid w:val="0088306E"/>
    <w:rsid w:val="008867C1"/>
    <w:rsid w:val="00887A2B"/>
    <w:rsid w:val="008924F8"/>
    <w:rsid w:val="00894B5B"/>
    <w:rsid w:val="00896D69"/>
    <w:rsid w:val="008A6A49"/>
    <w:rsid w:val="008A6A59"/>
    <w:rsid w:val="008B0642"/>
    <w:rsid w:val="008B1CD6"/>
    <w:rsid w:val="008B2757"/>
    <w:rsid w:val="008B499F"/>
    <w:rsid w:val="008C2238"/>
    <w:rsid w:val="008E50BB"/>
    <w:rsid w:val="008E7B5E"/>
    <w:rsid w:val="008F13F3"/>
    <w:rsid w:val="008F339E"/>
    <w:rsid w:val="008F37DB"/>
    <w:rsid w:val="008F3C94"/>
    <w:rsid w:val="009235E2"/>
    <w:rsid w:val="00924D04"/>
    <w:rsid w:val="00927B41"/>
    <w:rsid w:val="00930AB2"/>
    <w:rsid w:val="00930E42"/>
    <w:rsid w:val="00933822"/>
    <w:rsid w:val="00936B0B"/>
    <w:rsid w:val="009377D8"/>
    <w:rsid w:val="00943E98"/>
    <w:rsid w:val="00946BD0"/>
    <w:rsid w:val="00953BDC"/>
    <w:rsid w:val="009711AA"/>
    <w:rsid w:val="00984AD5"/>
    <w:rsid w:val="00993C6C"/>
    <w:rsid w:val="009953DA"/>
    <w:rsid w:val="009A0450"/>
    <w:rsid w:val="009A0AC7"/>
    <w:rsid w:val="009A3A1E"/>
    <w:rsid w:val="009B12D0"/>
    <w:rsid w:val="009B3796"/>
    <w:rsid w:val="009B5004"/>
    <w:rsid w:val="009B5697"/>
    <w:rsid w:val="009C0229"/>
    <w:rsid w:val="009C30D8"/>
    <w:rsid w:val="009C44C4"/>
    <w:rsid w:val="009D39B4"/>
    <w:rsid w:val="009D620C"/>
    <w:rsid w:val="009E0BEA"/>
    <w:rsid w:val="009E7A85"/>
    <w:rsid w:val="009E7CE0"/>
    <w:rsid w:val="00A13353"/>
    <w:rsid w:val="00A15873"/>
    <w:rsid w:val="00A26C3E"/>
    <w:rsid w:val="00A334AF"/>
    <w:rsid w:val="00A34A03"/>
    <w:rsid w:val="00A46614"/>
    <w:rsid w:val="00A55052"/>
    <w:rsid w:val="00A60796"/>
    <w:rsid w:val="00A64E9B"/>
    <w:rsid w:val="00A65EB5"/>
    <w:rsid w:val="00A7120C"/>
    <w:rsid w:val="00A839EC"/>
    <w:rsid w:val="00A8419F"/>
    <w:rsid w:val="00A931F0"/>
    <w:rsid w:val="00A97BD5"/>
    <w:rsid w:val="00AA3D45"/>
    <w:rsid w:val="00AA4F8B"/>
    <w:rsid w:val="00AB1443"/>
    <w:rsid w:val="00AB1D0D"/>
    <w:rsid w:val="00AB1F81"/>
    <w:rsid w:val="00AB7FFE"/>
    <w:rsid w:val="00AC2904"/>
    <w:rsid w:val="00AC3C63"/>
    <w:rsid w:val="00AC4275"/>
    <w:rsid w:val="00AD012A"/>
    <w:rsid w:val="00AD1E9A"/>
    <w:rsid w:val="00AE696D"/>
    <w:rsid w:val="00AE71D2"/>
    <w:rsid w:val="00AF05FD"/>
    <w:rsid w:val="00AF2E26"/>
    <w:rsid w:val="00B019EA"/>
    <w:rsid w:val="00B10258"/>
    <w:rsid w:val="00B11ACD"/>
    <w:rsid w:val="00B1597C"/>
    <w:rsid w:val="00B216BB"/>
    <w:rsid w:val="00B266C1"/>
    <w:rsid w:val="00B31635"/>
    <w:rsid w:val="00B316C0"/>
    <w:rsid w:val="00B332CB"/>
    <w:rsid w:val="00B35117"/>
    <w:rsid w:val="00B44FC0"/>
    <w:rsid w:val="00B45907"/>
    <w:rsid w:val="00B5063E"/>
    <w:rsid w:val="00B50867"/>
    <w:rsid w:val="00B56420"/>
    <w:rsid w:val="00B61DC0"/>
    <w:rsid w:val="00B744C8"/>
    <w:rsid w:val="00B83B72"/>
    <w:rsid w:val="00B92238"/>
    <w:rsid w:val="00BA2170"/>
    <w:rsid w:val="00BB1389"/>
    <w:rsid w:val="00BB73F1"/>
    <w:rsid w:val="00BC4CBE"/>
    <w:rsid w:val="00BE0091"/>
    <w:rsid w:val="00BE4DDE"/>
    <w:rsid w:val="00BE7149"/>
    <w:rsid w:val="00BF0611"/>
    <w:rsid w:val="00BF1266"/>
    <w:rsid w:val="00BF7A1F"/>
    <w:rsid w:val="00C10BB7"/>
    <w:rsid w:val="00C15397"/>
    <w:rsid w:val="00C15666"/>
    <w:rsid w:val="00C272C2"/>
    <w:rsid w:val="00C30965"/>
    <w:rsid w:val="00C32719"/>
    <w:rsid w:val="00C335BC"/>
    <w:rsid w:val="00C3597C"/>
    <w:rsid w:val="00C44019"/>
    <w:rsid w:val="00C45EEA"/>
    <w:rsid w:val="00C462D1"/>
    <w:rsid w:val="00C52765"/>
    <w:rsid w:val="00C5435D"/>
    <w:rsid w:val="00C5462E"/>
    <w:rsid w:val="00C602B1"/>
    <w:rsid w:val="00C62117"/>
    <w:rsid w:val="00C90467"/>
    <w:rsid w:val="00C912B0"/>
    <w:rsid w:val="00C9225B"/>
    <w:rsid w:val="00C9311D"/>
    <w:rsid w:val="00C945FB"/>
    <w:rsid w:val="00CA3F4B"/>
    <w:rsid w:val="00CA6ACB"/>
    <w:rsid w:val="00CB5928"/>
    <w:rsid w:val="00CB78E7"/>
    <w:rsid w:val="00CC09E6"/>
    <w:rsid w:val="00CC21F0"/>
    <w:rsid w:val="00CD0F97"/>
    <w:rsid w:val="00CD6F4D"/>
    <w:rsid w:val="00CE4577"/>
    <w:rsid w:val="00CE6877"/>
    <w:rsid w:val="00CE7204"/>
    <w:rsid w:val="00CE7B20"/>
    <w:rsid w:val="00CF168C"/>
    <w:rsid w:val="00CF17C0"/>
    <w:rsid w:val="00CF2921"/>
    <w:rsid w:val="00CF731E"/>
    <w:rsid w:val="00D15A7B"/>
    <w:rsid w:val="00D1681C"/>
    <w:rsid w:val="00D26EFC"/>
    <w:rsid w:val="00D27024"/>
    <w:rsid w:val="00D27DB2"/>
    <w:rsid w:val="00D3088C"/>
    <w:rsid w:val="00D315B4"/>
    <w:rsid w:val="00D457F4"/>
    <w:rsid w:val="00D47BC4"/>
    <w:rsid w:val="00D565BC"/>
    <w:rsid w:val="00D56B2E"/>
    <w:rsid w:val="00D60CD1"/>
    <w:rsid w:val="00D64800"/>
    <w:rsid w:val="00D64828"/>
    <w:rsid w:val="00D70138"/>
    <w:rsid w:val="00D709C8"/>
    <w:rsid w:val="00D7468A"/>
    <w:rsid w:val="00D74E49"/>
    <w:rsid w:val="00D74F44"/>
    <w:rsid w:val="00D75D38"/>
    <w:rsid w:val="00D86688"/>
    <w:rsid w:val="00DA25A0"/>
    <w:rsid w:val="00DA657C"/>
    <w:rsid w:val="00DC3736"/>
    <w:rsid w:val="00DC3E5C"/>
    <w:rsid w:val="00DC4B77"/>
    <w:rsid w:val="00DC5D1B"/>
    <w:rsid w:val="00DE0D8C"/>
    <w:rsid w:val="00DE16E6"/>
    <w:rsid w:val="00DF1C00"/>
    <w:rsid w:val="00DF2000"/>
    <w:rsid w:val="00E03DD0"/>
    <w:rsid w:val="00E065F1"/>
    <w:rsid w:val="00E0669C"/>
    <w:rsid w:val="00E14FB4"/>
    <w:rsid w:val="00E205F7"/>
    <w:rsid w:val="00E226E7"/>
    <w:rsid w:val="00E26CCD"/>
    <w:rsid w:val="00E30402"/>
    <w:rsid w:val="00E310A7"/>
    <w:rsid w:val="00E32384"/>
    <w:rsid w:val="00E41F54"/>
    <w:rsid w:val="00E45529"/>
    <w:rsid w:val="00E46592"/>
    <w:rsid w:val="00E46A7B"/>
    <w:rsid w:val="00E631D0"/>
    <w:rsid w:val="00E77824"/>
    <w:rsid w:val="00E81795"/>
    <w:rsid w:val="00E861DE"/>
    <w:rsid w:val="00E86E0E"/>
    <w:rsid w:val="00EA61F3"/>
    <w:rsid w:val="00EB1D95"/>
    <w:rsid w:val="00EC56DA"/>
    <w:rsid w:val="00EC6EB6"/>
    <w:rsid w:val="00ED2742"/>
    <w:rsid w:val="00ED395C"/>
    <w:rsid w:val="00EE41A1"/>
    <w:rsid w:val="00EE444D"/>
    <w:rsid w:val="00EE5F11"/>
    <w:rsid w:val="00EE7B61"/>
    <w:rsid w:val="00EF3FD2"/>
    <w:rsid w:val="00EF4C47"/>
    <w:rsid w:val="00EF778C"/>
    <w:rsid w:val="00F00F0E"/>
    <w:rsid w:val="00F04438"/>
    <w:rsid w:val="00F05105"/>
    <w:rsid w:val="00F076F6"/>
    <w:rsid w:val="00F10662"/>
    <w:rsid w:val="00F1185E"/>
    <w:rsid w:val="00F14CA7"/>
    <w:rsid w:val="00F16302"/>
    <w:rsid w:val="00F2104F"/>
    <w:rsid w:val="00F2442A"/>
    <w:rsid w:val="00F3782B"/>
    <w:rsid w:val="00F37E55"/>
    <w:rsid w:val="00F4283B"/>
    <w:rsid w:val="00F4531C"/>
    <w:rsid w:val="00F545C7"/>
    <w:rsid w:val="00F5524E"/>
    <w:rsid w:val="00F5636F"/>
    <w:rsid w:val="00F56C26"/>
    <w:rsid w:val="00F679DE"/>
    <w:rsid w:val="00F67E8D"/>
    <w:rsid w:val="00F70E06"/>
    <w:rsid w:val="00F81B63"/>
    <w:rsid w:val="00F82D86"/>
    <w:rsid w:val="00F832B2"/>
    <w:rsid w:val="00F847E2"/>
    <w:rsid w:val="00F9264E"/>
    <w:rsid w:val="00F93459"/>
    <w:rsid w:val="00F958CC"/>
    <w:rsid w:val="00F976E7"/>
    <w:rsid w:val="00FA3899"/>
    <w:rsid w:val="00FA5EE9"/>
    <w:rsid w:val="00FC3CE6"/>
    <w:rsid w:val="00FC4B74"/>
    <w:rsid w:val="00FC4E9D"/>
    <w:rsid w:val="00FC50B1"/>
    <w:rsid w:val="00FE0052"/>
    <w:rsid w:val="00FE2EAB"/>
    <w:rsid w:val="00FE53BF"/>
    <w:rsid w:val="00FE7149"/>
    <w:rsid w:val="00FF0D5B"/>
    <w:rsid w:val="00FF5D93"/>
    <w:rsid w:val="011940A9"/>
    <w:rsid w:val="01303C66"/>
    <w:rsid w:val="01476E17"/>
    <w:rsid w:val="014C573D"/>
    <w:rsid w:val="016F697C"/>
    <w:rsid w:val="017A50B2"/>
    <w:rsid w:val="018D691B"/>
    <w:rsid w:val="01A156E5"/>
    <w:rsid w:val="01A1605B"/>
    <w:rsid w:val="01C330FD"/>
    <w:rsid w:val="01CD28D7"/>
    <w:rsid w:val="01D45614"/>
    <w:rsid w:val="023C3A48"/>
    <w:rsid w:val="023F1BB7"/>
    <w:rsid w:val="02406B75"/>
    <w:rsid w:val="02470AAC"/>
    <w:rsid w:val="0250778E"/>
    <w:rsid w:val="02514757"/>
    <w:rsid w:val="02630544"/>
    <w:rsid w:val="02864303"/>
    <w:rsid w:val="02EF5184"/>
    <w:rsid w:val="02F60EA7"/>
    <w:rsid w:val="03041F29"/>
    <w:rsid w:val="0319588B"/>
    <w:rsid w:val="032222FE"/>
    <w:rsid w:val="03355EBC"/>
    <w:rsid w:val="034235CC"/>
    <w:rsid w:val="03434A2C"/>
    <w:rsid w:val="03475F79"/>
    <w:rsid w:val="03683C4A"/>
    <w:rsid w:val="03943847"/>
    <w:rsid w:val="03CF75C5"/>
    <w:rsid w:val="03D21A95"/>
    <w:rsid w:val="03E27E43"/>
    <w:rsid w:val="0420027B"/>
    <w:rsid w:val="04233981"/>
    <w:rsid w:val="04316478"/>
    <w:rsid w:val="043939E0"/>
    <w:rsid w:val="043F4828"/>
    <w:rsid w:val="0442248D"/>
    <w:rsid w:val="04695CC1"/>
    <w:rsid w:val="047749F2"/>
    <w:rsid w:val="047E4669"/>
    <w:rsid w:val="0480215D"/>
    <w:rsid w:val="04865473"/>
    <w:rsid w:val="04CA501D"/>
    <w:rsid w:val="04F014F8"/>
    <w:rsid w:val="0501333F"/>
    <w:rsid w:val="0515117F"/>
    <w:rsid w:val="05183411"/>
    <w:rsid w:val="056B3F6D"/>
    <w:rsid w:val="056F1060"/>
    <w:rsid w:val="05740424"/>
    <w:rsid w:val="05C13736"/>
    <w:rsid w:val="05D45EEE"/>
    <w:rsid w:val="05E530D0"/>
    <w:rsid w:val="05EB72B2"/>
    <w:rsid w:val="062A7DEC"/>
    <w:rsid w:val="06323F49"/>
    <w:rsid w:val="06514194"/>
    <w:rsid w:val="067073B0"/>
    <w:rsid w:val="067272D3"/>
    <w:rsid w:val="06755E63"/>
    <w:rsid w:val="067B126B"/>
    <w:rsid w:val="067B3A34"/>
    <w:rsid w:val="069F1F1D"/>
    <w:rsid w:val="06C036AB"/>
    <w:rsid w:val="06DD67F2"/>
    <w:rsid w:val="06EA79A2"/>
    <w:rsid w:val="070C1E7F"/>
    <w:rsid w:val="0724786A"/>
    <w:rsid w:val="074F0C4E"/>
    <w:rsid w:val="076B239D"/>
    <w:rsid w:val="076C730C"/>
    <w:rsid w:val="07CA40F5"/>
    <w:rsid w:val="07E07958"/>
    <w:rsid w:val="07E335D0"/>
    <w:rsid w:val="07F47522"/>
    <w:rsid w:val="07FE7101"/>
    <w:rsid w:val="08023E0E"/>
    <w:rsid w:val="080A58BF"/>
    <w:rsid w:val="08527209"/>
    <w:rsid w:val="08625A11"/>
    <w:rsid w:val="089F5585"/>
    <w:rsid w:val="08A059D4"/>
    <w:rsid w:val="08A13C26"/>
    <w:rsid w:val="08BB636A"/>
    <w:rsid w:val="08EA2C2C"/>
    <w:rsid w:val="091808FB"/>
    <w:rsid w:val="09281383"/>
    <w:rsid w:val="09307304"/>
    <w:rsid w:val="093D03DB"/>
    <w:rsid w:val="09514350"/>
    <w:rsid w:val="09565AF0"/>
    <w:rsid w:val="097C1F9D"/>
    <w:rsid w:val="098645CC"/>
    <w:rsid w:val="098F64FD"/>
    <w:rsid w:val="099E52F6"/>
    <w:rsid w:val="09AF1858"/>
    <w:rsid w:val="09BB262F"/>
    <w:rsid w:val="09C715F4"/>
    <w:rsid w:val="09F123EF"/>
    <w:rsid w:val="0A152A18"/>
    <w:rsid w:val="0A2749EF"/>
    <w:rsid w:val="0A347A8D"/>
    <w:rsid w:val="0A410168"/>
    <w:rsid w:val="0A754468"/>
    <w:rsid w:val="0A9F5C61"/>
    <w:rsid w:val="0ACF64B0"/>
    <w:rsid w:val="0ADA3E92"/>
    <w:rsid w:val="0B0A1953"/>
    <w:rsid w:val="0B1A1A6E"/>
    <w:rsid w:val="0B2E04F7"/>
    <w:rsid w:val="0B44147E"/>
    <w:rsid w:val="0B4B07A2"/>
    <w:rsid w:val="0B4D2FB3"/>
    <w:rsid w:val="0B52061E"/>
    <w:rsid w:val="0B820CDF"/>
    <w:rsid w:val="0BBD767E"/>
    <w:rsid w:val="0BD30F7C"/>
    <w:rsid w:val="0BE2331A"/>
    <w:rsid w:val="0BFD699D"/>
    <w:rsid w:val="0C53472C"/>
    <w:rsid w:val="0C554996"/>
    <w:rsid w:val="0C5676D9"/>
    <w:rsid w:val="0C5D4934"/>
    <w:rsid w:val="0C6E266F"/>
    <w:rsid w:val="0C9C3EBF"/>
    <w:rsid w:val="0C9D7416"/>
    <w:rsid w:val="0C9E3214"/>
    <w:rsid w:val="0CA13641"/>
    <w:rsid w:val="0CAF593F"/>
    <w:rsid w:val="0CB14942"/>
    <w:rsid w:val="0CB822DE"/>
    <w:rsid w:val="0CC954CA"/>
    <w:rsid w:val="0CCE25DD"/>
    <w:rsid w:val="0CD81732"/>
    <w:rsid w:val="0CDE6ACB"/>
    <w:rsid w:val="0CE67EC8"/>
    <w:rsid w:val="0CF53332"/>
    <w:rsid w:val="0D087A20"/>
    <w:rsid w:val="0D1A58A1"/>
    <w:rsid w:val="0D5364F8"/>
    <w:rsid w:val="0D5B4E81"/>
    <w:rsid w:val="0DBD6EEC"/>
    <w:rsid w:val="0DD6105A"/>
    <w:rsid w:val="0DDF5BD7"/>
    <w:rsid w:val="0DE16604"/>
    <w:rsid w:val="0DF31B5D"/>
    <w:rsid w:val="0E0E67A3"/>
    <w:rsid w:val="0E5152A1"/>
    <w:rsid w:val="0E7638D5"/>
    <w:rsid w:val="0E7B30E9"/>
    <w:rsid w:val="0E884F40"/>
    <w:rsid w:val="0E927CF9"/>
    <w:rsid w:val="0E9B17D7"/>
    <w:rsid w:val="0E9C0CFB"/>
    <w:rsid w:val="0E9C110F"/>
    <w:rsid w:val="0EB817F5"/>
    <w:rsid w:val="0EDC1955"/>
    <w:rsid w:val="0EDF3145"/>
    <w:rsid w:val="0EEA6079"/>
    <w:rsid w:val="0F10394D"/>
    <w:rsid w:val="0F3C3378"/>
    <w:rsid w:val="0F3D5FD3"/>
    <w:rsid w:val="0F9A7C9E"/>
    <w:rsid w:val="0FBB7929"/>
    <w:rsid w:val="0FC40968"/>
    <w:rsid w:val="0FD038C7"/>
    <w:rsid w:val="1005491A"/>
    <w:rsid w:val="10250AC4"/>
    <w:rsid w:val="10324496"/>
    <w:rsid w:val="10331544"/>
    <w:rsid w:val="104C4EE7"/>
    <w:rsid w:val="10582541"/>
    <w:rsid w:val="10663A98"/>
    <w:rsid w:val="1069763F"/>
    <w:rsid w:val="106A3AEC"/>
    <w:rsid w:val="108031A9"/>
    <w:rsid w:val="10915A24"/>
    <w:rsid w:val="109A4423"/>
    <w:rsid w:val="10A36062"/>
    <w:rsid w:val="10A87972"/>
    <w:rsid w:val="10BD5F86"/>
    <w:rsid w:val="10C250D7"/>
    <w:rsid w:val="10C77382"/>
    <w:rsid w:val="10CF1225"/>
    <w:rsid w:val="10E1517D"/>
    <w:rsid w:val="10E21608"/>
    <w:rsid w:val="10E94952"/>
    <w:rsid w:val="1108388F"/>
    <w:rsid w:val="11326403"/>
    <w:rsid w:val="113B7BF6"/>
    <w:rsid w:val="115B5E54"/>
    <w:rsid w:val="115C042D"/>
    <w:rsid w:val="117403FF"/>
    <w:rsid w:val="118D159C"/>
    <w:rsid w:val="119C6595"/>
    <w:rsid w:val="119E2550"/>
    <w:rsid w:val="11D772FC"/>
    <w:rsid w:val="12061B43"/>
    <w:rsid w:val="120E4192"/>
    <w:rsid w:val="122D3730"/>
    <w:rsid w:val="123B5207"/>
    <w:rsid w:val="124C1EE1"/>
    <w:rsid w:val="12607744"/>
    <w:rsid w:val="12631D35"/>
    <w:rsid w:val="127470EA"/>
    <w:rsid w:val="127975A6"/>
    <w:rsid w:val="12B94EBF"/>
    <w:rsid w:val="12BF1A04"/>
    <w:rsid w:val="12D075E9"/>
    <w:rsid w:val="12D20E6A"/>
    <w:rsid w:val="12D8368A"/>
    <w:rsid w:val="12F63822"/>
    <w:rsid w:val="13077CE3"/>
    <w:rsid w:val="130A7FA3"/>
    <w:rsid w:val="13344C4E"/>
    <w:rsid w:val="133966E1"/>
    <w:rsid w:val="13422F9F"/>
    <w:rsid w:val="1356442A"/>
    <w:rsid w:val="138C0866"/>
    <w:rsid w:val="139B547C"/>
    <w:rsid w:val="13A61CB7"/>
    <w:rsid w:val="13AB52E9"/>
    <w:rsid w:val="13BD1C9D"/>
    <w:rsid w:val="13E03CA3"/>
    <w:rsid w:val="13EE13CB"/>
    <w:rsid w:val="14222AAB"/>
    <w:rsid w:val="143E5880"/>
    <w:rsid w:val="14480DD8"/>
    <w:rsid w:val="144F6CA3"/>
    <w:rsid w:val="14672F6E"/>
    <w:rsid w:val="14712AF4"/>
    <w:rsid w:val="147B421F"/>
    <w:rsid w:val="148775E2"/>
    <w:rsid w:val="149C318B"/>
    <w:rsid w:val="14A44D77"/>
    <w:rsid w:val="14AC0BA3"/>
    <w:rsid w:val="14C87D56"/>
    <w:rsid w:val="14E56B48"/>
    <w:rsid w:val="14FC072F"/>
    <w:rsid w:val="15082937"/>
    <w:rsid w:val="150C4075"/>
    <w:rsid w:val="150D4708"/>
    <w:rsid w:val="151412DC"/>
    <w:rsid w:val="1557790E"/>
    <w:rsid w:val="157B135B"/>
    <w:rsid w:val="159709B4"/>
    <w:rsid w:val="15A17938"/>
    <w:rsid w:val="15BA67A6"/>
    <w:rsid w:val="15CB6FFE"/>
    <w:rsid w:val="15D62AB6"/>
    <w:rsid w:val="15DB05C3"/>
    <w:rsid w:val="15FA2369"/>
    <w:rsid w:val="1629525B"/>
    <w:rsid w:val="162D29CA"/>
    <w:rsid w:val="16370992"/>
    <w:rsid w:val="16387FB4"/>
    <w:rsid w:val="163A108D"/>
    <w:rsid w:val="165E3404"/>
    <w:rsid w:val="16B05710"/>
    <w:rsid w:val="16CB6312"/>
    <w:rsid w:val="16EB1D80"/>
    <w:rsid w:val="16F31E90"/>
    <w:rsid w:val="172A68B8"/>
    <w:rsid w:val="17312005"/>
    <w:rsid w:val="174839CB"/>
    <w:rsid w:val="178A7620"/>
    <w:rsid w:val="17D00A24"/>
    <w:rsid w:val="17D64EDC"/>
    <w:rsid w:val="17F43647"/>
    <w:rsid w:val="18003F47"/>
    <w:rsid w:val="181A083D"/>
    <w:rsid w:val="183A1C5F"/>
    <w:rsid w:val="185A5085"/>
    <w:rsid w:val="185A5E3F"/>
    <w:rsid w:val="187539F0"/>
    <w:rsid w:val="18851F84"/>
    <w:rsid w:val="18887D5D"/>
    <w:rsid w:val="191B7C9C"/>
    <w:rsid w:val="19207E97"/>
    <w:rsid w:val="192D1987"/>
    <w:rsid w:val="193B2E0B"/>
    <w:rsid w:val="19434886"/>
    <w:rsid w:val="196A0F2D"/>
    <w:rsid w:val="196C2EDA"/>
    <w:rsid w:val="19961E5E"/>
    <w:rsid w:val="19C114C0"/>
    <w:rsid w:val="19D148BD"/>
    <w:rsid w:val="19F54587"/>
    <w:rsid w:val="1A177505"/>
    <w:rsid w:val="1A341B16"/>
    <w:rsid w:val="1A381BCD"/>
    <w:rsid w:val="1A4139AA"/>
    <w:rsid w:val="1A48735F"/>
    <w:rsid w:val="1A533FB9"/>
    <w:rsid w:val="1ADA5BC7"/>
    <w:rsid w:val="1AF07C96"/>
    <w:rsid w:val="1AF41E34"/>
    <w:rsid w:val="1AF53408"/>
    <w:rsid w:val="1B231437"/>
    <w:rsid w:val="1B28788F"/>
    <w:rsid w:val="1B2A6409"/>
    <w:rsid w:val="1B353FBB"/>
    <w:rsid w:val="1B5355BF"/>
    <w:rsid w:val="1B5B07B3"/>
    <w:rsid w:val="1B97722E"/>
    <w:rsid w:val="1B9F39A7"/>
    <w:rsid w:val="1BB81456"/>
    <w:rsid w:val="1BD762F4"/>
    <w:rsid w:val="1BF00519"/>
    <w:rsid w:val="1BF12F3A"/>
    <w:rsid w:val="1BF6776A"/>
    <w:rsid w:val="1C207FB9"/>
    <w:rsid w:val="1C3E7377"/>
    <w:rsid w:val="1C4B1461"/>
    <w:rsid w:val="1C5D01C3"/>
    <w:rsid w:val="1C5F2915"/>
    <w:rsid w:val="1CB148CC"/>
    <w:rsid w:val="1D044BBB"/>
    <w:rsid w:val="1D201676"/>
    <w:rsid w:val="1D4A4F3A"/>
    <w:rsid w:val="1D6C0112"/>
    <w:rsid w:val="1D740744"/>
    <w:rsid w:val="1D875D00"/>
    <w:rsid w:val="1DCB3F4C"/>
    <w:rsid w:val="1DE96F6B"/>
    <w:rsid w:val="1DEC5AB7"/>
    <w:rsid w:val="1DF95175"/>
    <w:rsid w:val="1E1E68E4"/>
    <w:rsid w:val="1E216472"/>
    <w:rsid w:val="1E294731"/>
    <w:rsid w:val="1E3542A2"/>
    <w:rsid w:val="1E394DEF"/>
    <w:rsid w:val="1E42335E"/>
    <w:rsid w:val="1E453962"/>
    <w:rsid w:val="1E5253CE"/>
    <w:rsid w:val="1E567D18"/>
    <w:rsid w:val="1E596B68"/>
    <w:rsid w:val="1E97391B"/>
    <w:rsid w:val="1EA36289"/>
    <w:rsid w:val="1EBD4792"/>
    <w:rsid w:val="1EC070FF"/>
    <w:rsid w:val="1EC32382"/>
    <w:rsid w:val="1EC94F91"/>
    <w:rsid w:val="1EDE0CD1"/>
    <w:rsid w:val="1EE93E41"/>
    <w:rsid w:val="1F204D21"/>
    <w:rsid w:val="1F246A9B"/>
    <w:rsid w:val="1F490F9F"/>
    <w:rsid w:val="1F5044DD"/>
    <w:rsid w:val="1F5B5B47"/>
    <w:rsid w:val="1F6D4B66"/>
    <w:rsid w:val="1F79064B"/>
    <w:rsid w:val="1F8815C2"/>
    <w:rsid w:val="1FA12306"/>
    <w:rsid w:val="1FB34FEE"/>
    <w:rsid w:val="1FBC16EC"/>
    <w:rsid w:val="1FC34EE7"/>
    <w:rsid w:val="1FC4041C"/>
    <w:rsid w:val="1FD875CB"/>
    <w:rsid w:val="200C54A7"/>
    <w:rsid w:val="20212E66"/>
    <w:rsid w:val="20223647"/>
    <w:rsid w:val="203A7C17"/>
    <w:rsid w:val="204C11AD"/>
    <w:rsid w:val="206431B1"/>
    <w:rsid w:val="20683350"/>
    <w:rsid w:val="207A0ECC"/>
    <w:rsid w:val="20A54BCB"/>
    <w:rsid w:val="20C017B2"/>
    <w:rsid w:val="20C51DD4"/>
    <w:rsid w:val="21445A33"/>
    <w:rsid w:val="214F394B"/>
    <w:rsid w:val="2153547E"/>
    <w:rsid w:val="216F77B1"/>
    <w:rsid w:val="217C39C2"/>
    <w:rsid w:val="21923063"/>
    <w:rsid w:val="21A0241E"/>
    <w:rsid w:val="21BA495D"/>
    <w:rsid w:val="21C73A0C"/>
    <w:rsid w:val="21D43D8D"/>
    <w:rsid w:val="21D673DE"/>
    <w:rsid w:val="222B2C85"/>
    <w:rsid w:val="223B29D9"/>
    <w:rsid w:val="2274406B"/>
    <w:rsid w:val="227E67CF"/>
    <w:rsid w:val="228746FD"/>
    <w:rsid w:val="228759ED"/>
    <w:rsid w:val="22995E7C"/>
    <w:rsid w:val="22E47047"/>
    <w:rsid w:val="231C2CA4"/>
    <w:rsid w:val="23285A06"/>
    <w:rsid w:val="235B3CB6"/>
    <w:rsid w:val="23720241"/>
    <w:rsid w:val="238C26D9"/>
    <w:rsid w:val="23963697"/>
    <w:rsid w:val="23964541"/>
    <w:rsid w:val="23A777BF"/>
    <w:rsid w:val="23CA604F"/>
    <w:rsid w:val="23CC7755"/>
    <w:rsid w:val="23EA2A97"/>
    <w:rsid w:val="23F829DC"/>
    <w:rsid w:val="24040435"/>
    <w:rsid w:val="24043EE4"/>
    <w:rsid w:val="24506E7B"/>
    <w:rsid w:val="245A731F"/>
    <w:rsid w:val="24956547"/>
    <w:rsid w:val="24BC54EC"/>
    <w:rsid w:val="24C92BEF"/>
    <w:rsid w:val="24D768C8"/>
    <w:rsid w:val="24F54C49"/>
    <w:rsid w:val="25036D8B"/>
    <w:rsid w:val="25176522"/>
    <w:rsid w:val="252437BD"/>
    <w:rsid w:val="25245FE3"/>
    <w:rsid w:val="253B7384"/>
    <w:rsid w:val="253E6AFF"/>
    <w:rsid w:val="25682666"/>
    <w:rsid w:val="25776E5D"/>
    <w:rsid w:val="25844F41"/>
    <w:rsid w:val="258D1E22"/>
    <w:rsid w:val="259C2731"/>
    <w:rsid w:val="25A720C1"/>
    <w:rsid w:val="25B62B41"/>
    <w:rsid w:val="25B747B6"/>
    <w:rsid w:val="25C8022E"/>
    <w:rsid w:val="25E479EB"/>
    <w:rsid w:val="25FB2D9B"/>
    <w:rsid w:val="25FC2044"/>
    <w:rsid w:val="26086C3B"/>
    <w:rsid w:val="26227A29"/>
    <w:rsid w:val="262B2A55"/>
    <w:rsid w:val="26584CFE"/>
    <w:rsid w:val="265A63A4"/>
    <w:rsid w:val="266D3FB0"/>
    <w:rsid w:val="2692028B"/>
    <w:rsid w:val="26A313F8"/>
    <w:rsid w:val="26E43BD4"/>
    <w:rsid w:val="27053846"/>
    <w:rsid w:val="270633C0"/>
    <w:rsid w:val="270D7F9E"/>
    <w:rsid w:val="2739421A"/>
    <w:rsid w:val="27624129"/>
    <w:rsid w:val="276B272B"/>
    <w:rsid w:val="276E736D"/>
    <w:rsid w:val="279D055D"/>
    <w:rsid w:val="27E34B16"/>
    <w:rsid w:val="2811254D"/>
    <w:rsid w:val="2846616D"/>
    <w:rsid w:val="286003F4"/>
    <w:rsid w:val="286C7F78"/>
    <w:rsid w:val="288023EA"/>
    <w:rsid w:val="28893937"/>
    <w:rsid w:val="28AA56C7"/>
    <w:rsid w:val="28BE2D47"/>
    <w:rsid w:val="28BF3996"/>
    <w:rsid w:val="28CA0120"/>
    <w:rsid w:val="28CF7CC0"/>
    <w:rsid w:val="28FE561E"/>
    <w:rsid w:val="29111C57"/>
    <w:rsid w:val="292570DE"/>
    <w:rsid w:val="29274261"/>
    <w:rsid w:val="292C0774"/>
    <w:rsid w:val="293E78AC"/>
    <w:rsid w:val="293F43D9"/>
    <w:rsid w:val="29471BC9"/>
    <w:rsid w:val="29644AEF"/>
    <w:rsid w:val="29652194"/>
    <w:rsid w:val="2973086F"/>
    <w:rsid w:val="29762DD1"/>
    <w:rsid w:val="29AA01CD"/>
    <w:rsid w:val="29C17840"/>
    <w:rsid w:val="29CB5A3C"/>
    <w:rsid w:val="2A0601E3"/>
    <w:rsid w:val="2A366794"/>
    <w:rsid w:val="2A6C0980"/>
    <w:rsid w:val="2A834E1C"/>
    <w:rsid w:val="2A8F4AF0"/>
    <w:rsid w:val="2AAE6793"/>
    <w:rsid w:val="2AC17E32"/>
    <w:rsid w:val="2B034A83"/>
    <w:rsid w:val="2B0E5DBE"/>
    <w:rsid w:val="2B1A0969"/>
    <w:rsid w:val="2B5D68A0"/>
    <w:rsid w:val="2B651CBC"/>
    <w:rsid w:val="2B6B6E17"/>
    <w:rsid w:val="2B754F9D"/>
    <w:rsid w:val="2B8B0634"/>
    <w:rsid w:val="2B914B06"/>
    <w:rsid w:val="2BA216E4"/>
    <w:rsid w:val="2BB04C86"/>
    <w:rsid w:val="2BEA28A6"/>
    <w:rsid w:val="2C0011D4"/>
    <w:rsid w:val="2C041A4C"/>
    <w:rsid w:val="2C30194A"/>
    <w:rsid w:val="2C544506"/>
    <w:rsid w:val="2C576190"/>
    <w:rsid w:val="2C661AFD"/>
    <w:rsid w:val="2C797EF1"/>
    <w:rsid w:val="2CC47634"/>
    <w:rsid w:val="2CEF46B1"/>
    <w:rsid w:val="2D107BCC"/>
    <w:rsid w:val="2D172545"/>
    <w:rsid w:val="2D1C7579"/>
    <w:rsid w:val="2D40352E"/>
    <w:rsid w:val="2D550F83"/>
    <w:rsid w:val="2D642F1B"/>
    <w:rsid w:val="2D734AAD"/>
    <w:rsid w:val="2D773A74"/>
    <w:rsid w:val="2D7834A6"/>
    <w:rsid w:val="2D7C51A6"/>
    <w:rsid w:val="2D9B25A4"/>
    <w:rsid w:val="2DB441E3"/>
    <w:rsid w:val="2DB76B6A"/>
    <w:rsid w:val="2DCA4374"/>
    <w:rsid w:val="2DCE28FC"/>
    <w:rsid w:val="2DD13766"/>
    <w:rsid w:val="2E014D24"/>
    <w:rsid w:val="2E081D76"/>
    <w:rsid w:val="2E0A6A5D"/>
    <w:rsid w:val="2E0E6AD8"/>
    <w:rsid w:val="2E2C18C0"/>
    <w:rsid w:val="2E42116D"/>
    <w:rsid w:val="2E696E27"/>
    <w:rsid w:val="2E7F3812"/>
    <w:rsid w:val="2EC16F5E"/>
    <w:rsid w:val="2EDD4E44"/>
    <w:rsid w:val="2F2160B1"/>
    <w:rsid w:val="2F2A79A5"/>
    <w:rsid w:val="2F3657C9"/>
    <w:rsid w:val="2F487C81"/>
    <w:rsid w:val="2FA8134E"/>
    <w:rsid w:val="2FAE1C3F"/>
    <w:rsid w:val="2FBE7DBA"/>
    <w:rsid w:val="2FD54F72"/>
    <w:rsid w:val="2FE7388B"/>
    <w:rsid w:val="2FE92037"/>
    <w:rsid w:val="2FEC137B"/>
    <w:rsid w:val="30071D11"/>
    <w:rsid w:val="300A3B0C"/>
    <w:rsid w:val="300D14A2"/>
    <w:rsid w:val="30177A02"/>
    <w:rsid w:val="305C3588"/>
    <w:rsid w:val="3066786A"/>
    <w:rsid w:val="30705C50"/>
    <w:rsid w:val="30764C68"/>
    <w:rsid w:val="308001C3"/>
    <w:rsid w:val="309C38F4"/>
    <w:rsid w:val="30A13AFF"/>
    <w:rsid w:val="30C36EE8"/>
    <w:rsid w:val="30D07CC0"/>
    <w:rsid w:val="30E172AE"/>
    <w:rsid w:val="30EA77F4"/>
    <w:rsid w:val="30ED77DE"/>
    <w:rsid w:val="312565B8"/>
    <w:rsid w:val="313B1D39"/>
    <w:rsid w:val="31936C8E"/>
    <w:rsid w:val="319C4296"/>
    <w:rsid w:val="31D125D7"/>
    <w:rsid w:val="31E14743"/>
    <w:rsid w:val="31F50696"/>
    <w:rsid w:val="31FB58C6"/>
    <w:rsid w:val="32040E78"/>
    <w:rsid w:val="320C5EA1"/>
    <w:rsid w:val="320E4BD7"/>
    <w:rsid w:val="320F762C"/>
    <w:rsid w:val="322329A7"/>
    <w:rsid w:val="326E40A6"/>
    <w:rsid w:val="3271379B"/>
    <w:rsid w:val="328151A3"/>
    <w:rsid w:val="32A03C75"/>
    <w:rsid w:val="32D61E6F"/>
    <w:rsid w:val="32D64ACC"/>
    <w:rsid w:val="32DE2C7C"/>
    <w:rsid w:val="32EA1B8E"/>
    <w:rsid w:val="32EB50DB"/>
    <w:rsid w:val="32FD296F"/>
    <w:rsid w:val="32FD3A69"/>
    <w:rsid w:val="332B1570"/>
    <w:rsid w:val="335C6818"/>
    <w:rsid w:val="338911AE"/>
    <w:rsid w:val="339B0630"/>
    <w:rsid w:val="33C2287B"/>
    <w:rsid w:val="33C579B3"/>
    <w:rsid w:val="33C649F1"/>
    <w:rsid w:val="33CB2861"/>
    <w:rsid w:val="33D11082"/>
    <w:rsid w:val="33E5125D"/>
    <w:rsid w:val="33F20AED"/>
    <w:rsid w:val="34282168"/>
    <w:rsid w:val="34424C57"/>
    <w:rsid w:val="34611C3E"/>
    <w:rsid w:val="348734D9"/>
    <w:rsid w:val="349361A2"/>
    <w:rsid w:val="3495509D"/>
    <w:rsid w:val="34D056F4"/>
    <w:rsid w:val="35465CF8"/>
    <w:rsid w:val="355C7D53"/>
    <w:rsid w:val="358E10F0"/>
    <w:rsid w:val="35A50448"/>
    <w:rsid w:val="35D46B3A"/>
    <w:rsid w:val="35E4795B"/>
    <w:rsid w:val="35F02C9F"/>
    <w:rsid w:val="36121A94"/>
    <w:rsid w:val="36432A1F"/>
    <w:rsid w:val="364512E1"/>
    <w:rsid w:val="36537C52"/>
    <w:rsid w:val="3654425D"/>
    <w:rsid w:val="36662498"/>
    <w:rsid w:val="3676719F"/>
    <w:rsid w:val="368B3C8B"/>
    <w:rsid w:val="369260AD"/>
    <w:rsid w:val="36BE69FC"/>
    <w:rsid w:val="36EA65D2"/>
    <w:rsid w:val="36FD144D"/>
    <w:rsid w:val="371E285A"/>
    <w:rsid w:val="37203255"/>
    <w:rsid w:val="372F3D08"/>
    <w:rsid w:val="37427AD3"/>
    <w:rsid w:val="376850CB"/>
    <w:rsid w:val="37701D28"/>
    <w:rsid w:val="37712E2D"/>
    <w:rsid w:val="37717A94"/>
    <w:rsid w:val="37927FB5"/>
    <w:rsid w:val="379D4363"/>
    <w:rsid w:val="37A1545B"/>
    <w:rsid w:val="37C51387"/>
    <w:rsid w:val="37D46BAF"/>
    <w:rsid w:val="37E55F08"/>
    <w:rsid w:val="37EE53DE"/>
    <w:rsid w:val="38053CE1"/>
    <w:rsid w:val="38233460"/>
    <w:rsid w:val="383F027A"/>
    <w:rsid w:val="384F0F9C"/>
    <w:rsid w:val="385A4EA3"/>
    <w:rsid w:val="38665977"/>
    <w:rsid w:val="38733655"/>
    <w:rsid w:val="38801CB1"/>
    <w:rsid w:val="38B22A36"/>
    <w:rsid w:val="38C67719"/>
    <w:rsid w:val="38E31E1D"/>
    <w:rsid w:val="38E926E5"/>
    <w:rsid w:val="39063591"/>
    <w:rsid w:val="39102613"/>
    <w:rsid w:val="391946ED"/>
    <w:rsid w:val="393957B3"/>
    <w:rsid w:val="395350C8"/>
    <w:rsid w:val="398F7758"/>
    <w:rsid w:val="39921DDC"/>
    <w:rsid w:val="399C6C4B"/>
    <w:rsid w:val="39A83444"/>
    <w:rsid w:val="39B45B33"/>
    <w:rsid w:val="39D32C64"/>
    <w:rsid w:val="39E11D1A"/>
    <w:rsid w:val="3A0E091F"/>
    <w:rsid w:val="3A170EBB"/>
    <w:rsid w:val="3A2B3404"/>
    <w:rsid w:val="3A2D6F4F"/>
    <w:rsid w:val="3A2E057A"/>
    <w:rsid w:val="3A3700EF"/>
    <w:rsid w:val="3A4907F5"/>
    <w:rsid w:val="3A60542D"/>
    <w:rsid w:val="3A7A01CB"/>
    <w:rsid w:val="3A8214EC"/>
    <w:rsid w:val="3AA53885"/>
    <w:rsid w:val="3AAA2862"/>
    <w:rsid w:val="3AD644DE"/>
    <w:rsid w:val="3ADA5874"/>
    <w:rsid w:val="3AED5FA8"/>
    <w:rsid w:val="3B0F7C81"/>
    <w:rsid w:val="3B2944AA"/>
    <w:rsid w:val="3B404329"/>
    <w:rsid w:val="3B5548DD"/>
    <w:rsid w:val="3BA86EAC"/>
    <w:rsid w:val="3BB509F0"/>
    <w:rsid w:val="3BD67D8B"/>
    <w:rsid w:val="3BE873E8"/>
    <w:rsid w:val="3C0E2CE7"/>
    <w:rsid w:val="3C317BD0"/>
    <w:rsid w:val="3C6F4F41"/>
    <w:rsid w:val="3C8D777D"/>
    <w:rsid w:val="3C927B9D"/>
    <w:rsid w:val="3CAD3A5D"/>
    <w:rsid w:val="3CB03193"/>
    <w:rsid w:val="3CB079F3"/>
    <w:rsid w:val="3CB9133C"/>
    <w:rsid w:val="3CC7233C"/>
    <w:rsid w:val="3CD024E7"/>
    <w:rsid w:val="3CDE02B7"/>
    <w:rsid w:val="3CFF6AC1"/>
    <w:rsid w:val="3D0102EE"/>
    <w:rsid w:val="3D0D7D6D"/>
    <w:rsid w:val="3D537097"/>
    <w:rsid w:val="3D766728"/>
    <w:rsid w:val="3D972C16"/>
    <w:rsid w:val="3D9C765B"/>
    <w:rsid w:val="3E2774A6"/>
    <w:rsid w:val="3E2B4AEF"/>
    <w:rsid w:val="3E31375A"/>
    <w:rsid w:val="3E404454"/>
    <w:rsid w:val="3E495293"/>
    <w:rsid w:val="3E733076"/>
    <w:rsid w:val="3E9B5827"/>
    <w:rsid w:val="3EA4466C"/>
    <w:rsid w:val="3EAC7E9F"/>
    <w:rsid w:val="3ECD70DF"/>
    <w:rsid w:val="3ED923E0"/>
    <w:rsid w:val="3EDB6C13"/>
    <w:rsid w:val="3EE86ACD"/>
    <w:rsid w:val="3EEB2A82"/>
    <w:rsid w:val="3EF15E4A"/>
    <w:rsid w:val="3EFA0F00"/>
    <w:rsid w:val="3EFB0C93"/>
    <w:rsid w:val="3F05019B"/>
    <w:rsid w:val="3F23578A"/>
    <w:rsid w:val="3F2F0252"/>
    <w:rsid w:val="3F312907"/>
    <w:rsid w:val="3F6F46E3"/>
    <w:rsid w:val="3F7F465F"/>
    <w:rsid w:val="3F97074F"/>
    <w:rsid w:val="3FA314DC"/>
    <w:rsid w:val="3FA8003C"/>
    <w:rsid w:val="3FA80205"/>
    <w:rsid w:val="3FAD1E45"/>
    <w:rsid w:val="3FB84971"/>
    <w:rsid w:val="3FDA22FA"/>
    <w:rsid w:val="3FE643C6"/>
    <w:rsid w:val="401B4FB0"/>
    <w:rsid w:val="40294B96"/>
    <w:rsid w:val="403813C1"/>
    <w:rsid w:val="403A08C1"/>
    <w:rsid w:val="404A3FBD"/>
    <w:rsid w:val="404B6339"/>
    <w:rsid w:val="407832EF"/>
    <w:rsid w:val="407F04E7"/>
    <w:rsid w:val="40CF7D9C"/>
    <w:rsid w:val="40D05824"/>
    <w:rsid w:val="411762BD"/>
    <w:rsid w:val="41207183"/>
    <w:rsid w:val="413E2F73"/>
    <w:rsid w:val="414D2E83"/>
    <w:rsid w:val="416B6D53"/>
    <w:rsid w:val="416E7A96"/>
    <w:rsid w:val="417E7083"/>
    <w:rsid w:val="4191798E"/>
    <w:rsid w:val="419905CB"/>
    <w:rsid w:val="41AB107F"/>
    <w:rsid w:val="41B67A28"/>
    <w:rsid w:val="41CA2B9F"/>
    <w:rsid w:val="41CB23FC"/>
    <w:rsid w:val="41DD49F4"/>
    <w:rsid w:val="41E65D12"/>
    <w:rsid w:val="41E719A3"/>
    <w:rsid w:val="41F77AB6"/>
    <w:rsid w:val="420F3D8E"/>
    <w:rsid w:val="42167A80"/>
    <w:rsid w:val="42592F0D"/>
    <w:rsid w:val="42605A1B"/>
    <w:rsid w:val="427F7354"/>
    <w:rsid w:val="42AF4AE8"/>
    <w:rsid w:val="42C259E6"/>
    <w:rsid w:val="42D53E18"/>
    <w:rsid w:val="42DE7855"/>
    <w:rsid w:val="43174949"/>
    <w:rsid w:val="431C1D46"/>
    <w:rsid w:val="4332584D"/>
    <w:rsid w:val="43467D21"/>
    <w:rsid w:val="434A6821"/>
    <w:rsid w:val="43570C15"/>
    <w:rsid w:val="435C56F3"/>
    <w:rsid w:val="43805155"/>
    <w:rsid w:val="44173CA5"/>
    <w:rsid w:val="441B3122"/>
    <w:rsid w:val="441C12CC"/>
    <w:rsid w:val="446F0C04"/>
    <w:rsid w:val="44781CFA"/>
    <w:rsid w:val="44AD5406"/>
    <w:rsid w:val="44D27678"/>
    <w:rsid w:val="44F16AB6"/>
    <w:rsid w:val="451C1963"/>
    <w:rsid w:val="452021EB"/>
    <w:rsid w:val="454C642C"/>
    <w:rsid w:val="455B5571"/>
    <w:rsid w:val="45871134"/>
    <w:rsid w:val="45C93DFA"/>
    <w:rsid w:val="45ED7C28"/>
    <w:rsid w:val="45F64718"/>
    <w:rsid w:val="45F81E24"/>
    <w:rsid w:val="45FA6EB3"/>
    <w:rsid w:val="4601687E"/>
    <w:rsid w:val="46052FD4"/>
    <w:rsid w:val="46741DC9"/>
    <w:rsid w:val="46A01455"/>
    <w:rsid w:val="46A0257E"/>
    <w:rsid w:val="46A37B97"/>
    <w:rsid w:val="46D8329B"/>
    <w:rsid w:val="47134E53"/>
    <w:rsid w:val="471950E7"/>
    <w:rsid w:val="472A0350"/>
    <w:rsid w:val="473D13C4"/>
    <w:rsid w:val="47444043"/>
    <w:rsid w:val="47531463"/>
    <w:rsid w:val="47631ACB"/>
    <w:rsid w:val="47665B02"/>
    <w:rsid w:val="479C6F43"/>
    <w:rsid w:val="47A57C4D"/>
    <w:rsid w:val="47AD7304"/>
    <w:rsid w:val="47C0710B"/>
    <w:rsid w:val="47FE43D9"/>
    <w:rsid w:val="480447B3"/>
    <w:rsid w:val="48063569"/>
    <w:rsid w:val="48172026"/>
    <w:rsid w:val="48392F58"/>
    <w:rsid w:val="48393F0C"/>
    <w:rsid w:val="484127C6"/>
    <w:rsid w:val="48487BD4"/>
    <w:rsid w:val="48670984"/>
    <w:rsid w:val="486A3F4F"/>
    <w:rsid w:val="486B00D7"/>
    <w:rsid w:val="487A0296"/>
    <w:rsid w:val="48916679"/>
    <w:rsid w:val="48936C00"/>
    <w:rsid w:val="489B6391"/>
    <w:rsid w:val="48AB5BD7"/>
    <w:rsid w:val="48AE49CB"/>
    <w:rsid w:val="48B06447"/>
    <w:rsid w:val="48B41BE9"/>
    <w:rsid w:val="48BA4578"/>
    <w:rsid w:val="48FC1AB1"/>
    <w:rsid w:val="49107A31"/>
    <w:rsid w:val="491652C0"/>
    <w:rsid w:val="491D214E"/>
    <w:rsid w:val="493F54DE"/>
    <w:rsid w:val="494F39CB"/>
    <w:rsid w:val="494F3AFF"/>
    <w:rsid w:val="495A08BF"/>
    <w:rsid w:val="497B6B4E"/>
    <w:rsid w:val="49811C48"/>
    <w:rsid w:val="49887178"/>
    <w:rsid w:val="49950A9F"/>
    <w:rsid w:val="49A967BC"/>
    <w:rsid w:val="49B567E5"/>
    <w:rsid w:val="49C42D00"/>
    <w:rsid w:val="49C510C1"/>
    <w:rsid w:val="49DC4C17"/>
    <w:rsid w:val="4A0853D3"/>
    <w:rsid w:val="4A0C0A4B"/>
    <w:rsid w:val="4A190F09"/>
    <w:rsid w:val="4A1C2405"/>
    <w:rsid w:val="4A4416F1"/>
    <w:rsid w:val="4A4A3C48"/>
    <w:rsid w:val="4A4D25BF"/>
    <w:rsid w:val="4A6E52BF"/>
    <w:rsid w:val="4A86670A"/>
    <w:rsid w:val="4AC82A5F"/>
    <w:rsid w:val="4ACC3E2B"/>
    <w:rsid w:val="4B2B00F0"/>
    <w:rsid w:val="4B465AB4"/>
    <w:rsid w:val="4B477F0D"/>
    <w:rsid w:val="4B73115F"/>
    <w:rsid w:val="4B7F1113"/>
    <w:rsid w:val="4BC35351"/>
    <w:rsid w:val="4BCF2F03"/>
    <w:rsid w:val="4BD61BBD"/>
    <w:rsid w:val="4BF076A6"/>
    <w:rsid w:val="4C2D08FA"/>
    <w:rsid w:val="4C3C436C"/>
    <w:rsid w:val="4C591E75"/>
    <w:rsid w:val="4C6125ED"/>
    <w:rsid w:val="4C676260"/>
    <w:rsid w:val="4C9A3009"/>
    <w:rsid w:val="4CC3581F"/>
    <w:rsid w:val="4CC6143E"/>
    <w:rsid w:val="4CCF554D"/>
    <w:rsid w:val="4CF117A2"/>
    <w:rsid w:val="4D18615D"/>
    <w:rsid w:val="4D2C4AE7"/>
    <w:rsid w:val="4D3B4BAE"/>
    <w:rsid w:val="4D410A4C"/>
    <w:rsid w:val="4D4171B1"/>
    <w:rsid w:val="4D531CF7"/>
    <w:rsid w:val="4D7114F7"/>
    <w:rsid w:val="4D8954D8"/>
    <w:rsid w:val="4DB84EB9"/>
    <w:rsid w:val="4DBB6188"/>
    <w:rsid w:val="4DCF6778"/>
    <w:rsid w:val="4DFB065F"/>
    <w:rsid w:val="4E0B5D2D"/>
    <w:rsid w:val="4E0C2DF1"/>
    <w:rsid w:val="4E8642F1"/>
    <w:rsid w:val="4E9B1B4B"/>
    <w:rsid w:val="4EA51FAA"/>
    <w:rsid w:val="4EC15241"/>
    <w:rsid w:val="4EDA0403"/>
    <w:rsid w:val="4EDC2DFD"/>
    <w:rsid w:val="4F041A69"/>
    <w:rsid w:val="4F051F32"/>
    <w:rsid w:val="4F100B0B"/>
    <w:rsid w:val="4F553354"/>
    <w:rsid w:val="4F6E0C00"/>
    <w:rsid w:val="4F746CBC"/>
    <w:rsid w:val="4F982AA6"/>
    <w:rsid w:val="4FDF266B"/>
    <w:rsid w:val="4FDF68E5"/>
    <w:rsid w:val="4FE125FD"/>
    <w:rsid w:val="500E12BA"/>
    <w:rsid w:val="50344543"/>
    <w:rsid w:val="50351172"/>
    <w:rsid w:val="505428F9"/>
    <w:rsid w:val="508B3254"/>
    <w:rsid w:val="508C42AD"/>
    <w:rsid w:val="508D11AE"/>
    <w:rsid w:val="50933DCF"/>
    <w:rsid w:val="5097655F"/>
    <w:rsid w:val="50DD308B"/>
    <w:rsid w:val="50F41863"/>
    <w:rsid w:val="50F81922"/>
    <w:rsid w:val="5118469C"/>
    <w:rsid w:val="5124051D"/>
    <w:rsid w:val="51263630"/>
    <w:rsid w:val="512E7B38"/>
    <w:rsid w:val="513D11FC"/>
    <w:rsid w:val="51583D23"/>
    <w:rsid w:val="51884623"/>
    <w:rsid w:val="51885DF9"/>
    <w:rsid w:val="51A44031"/>
    <w:rsid w:val="51CB6A11"/>
    <w:rsid w:val="51DC2BA6"/>
    <w:rsid w:val="51E07483"/>
    <w:rsid w:val="51E90D57"/>
    <w:rsid w:val="51F8411D"/>
    <w:rsid w:val="520A65D9"/>
    <w:rsid w:val="52D95214"/>
    <w:rsid w:val="5341106F"/>
    <w:rsid w:val="5373070F"/>
    <w:rsid w:val="538D0A5A"/>
    <w:rsid w:val="538F75A8"/>
    <w:rsid w:val="53992066"/>
    <w:rsid w:val="53A20B9F"/>
    <w:rsid w:val="53A4599C"/>
    <w:rsid w:val="53A81BE0"/>
    <w:rsid w:val="53DE041B"/>
    <w:rsid w:val="53EF54BD"/>
    <w:rsid w:val="53F43D5C"/>
    <w:rsid w:val="540361D2"/>
    <w:rsid w:val="540D0D87"/>
    <w:rsid w:val="543002DD"/>
    <w:rsid w:val="5451641F"/>
    <w:rsid w:val="54745318"/>
    <w:rsid w:val="547C385A"/>
    <w:rsid w:val="54D27067"/>
    <w:rsid w:val="54E1160F"/>
    <w:rsid w:val="5508138A"/>
    <w:rsid w:val="55142CD8"/>
    <w:rsid w:val="553B25C4"/>
    <w:rsid w:val="554D2E92"/>
    <w:rsid w:val="5552228C"/>
    <w:rsid w:val="55702DA6"/>
    <w:rsid w:val="55946E5A"/>
    <w:rsid w:val="55A5200C"/>
    <w:rsid w:val="55AB4127"/>
    <w:rsid w:val="55DC4069"/>
    <w:rsid w:val="560E3FE9"/>
    <w:rsid w:val="56147480"/>
    <w:rsid w:val="561A70E1"/>
    <w:rsid w:val="56312D95"/>
    <w:rsid w:val="563A67FD"/>
    <w:rsid w:val="5647032A"/>
    <w:rsid w:val="566A39AB"/>
    <w:rsid w:val="567A473C"/>
    <w:rsid w:val="567E1CF7"/>
    <w:rsid w:val="56883764"/>
    <w:rsid w:val="569D042A"/>
    <w:rsid w:val="56A07B9A"/>
    <w:rsid w:val="56A93273"/>
    <w:rsid w:val="56CB3152"/>
    <w:rsid w:val="56CD19BC"/>
    <w:rsid w:val="5703363D"/>
    <w:rsid w:val="57401F80"/>
    <w:rsid w:val="576753DF"/>
    <w:rsid w:val="576C2086"/>
    <w:rsid w:val="57971767"/>
    <w:rsid w:val="579F751C"/>
    <w:rsid w:val="57B15FB0"/>
    <w:rsid w:val="57B566CF"/>
    <w:rsid w:val="57B6613A"/>
    <w:rsid w:val="57FD54E2"/>
    <w:rsid w:val="580C6C7A"/>
    <w:rsid w:val="58234040"/>
    <w:rsid w:val="582957CE"/>
    <w:rsid w:val="585258F5"/>
    <w:rsid w:val="58582C9E"/>
    <w:rsid w:val="58CA51E1"/>
    <w:rsid w:val="58DF1921"/>
    <w:rsid w:val="58FB564C"/>
    <w:rsid w:val="58FD2A5E"/>
    <w:rsid w:val="592E3BE6"/>
    <w:rsid w:val="595258EF"/>
    <w:rsid w:val="59537EF6"/>
    <w:rsid w:val="5964768F"/>
    <w:rsid w:val="5997771A"/>
    <w:rsid w:val="59AF06E9"/>
    <w:rsid w:val="59DA40BE"/>
    <w:rsid w:val="59DB0653"/>
    <w:rsid w:val="59F53BB5"/>
    <w:rsid w:val="59F83AFC"/>
    <w:rsid w:val="5A1751A9"/>
    <w:rsid w:val="5A283539"/>
    <w:rsid w:val="5A3A7E87"/>
    <w:rsid w:val="5A3C401C"/>
    <w:rsid w:val="5A6E1651"/>
    <w:rsid w:val="5A9C2144"/>
    <w:rsid w:val="5AA30C8E"/>
    <w:rsid w:val="5AA412D5"/>
    <w:rsid w:val="5ABE477E"/>
    <w:rsid w:val="5AD06D7B"/>
    <w:rsid w:val="5AFD10E3"/>
    <w:rsid w:val="5B0F1FE6"/>
    <w:rsid w:val="5B3B16A9"/>
    <w:rsid w:val="5B3D242F"/>
    <w:rsid w:val="5B3E4230"/>
    <w:rsid w:val="5BDE5619"/>
    <w:rsid w:val="5C2869E8"/>
    <w:rsid w:val="5C347682"/>
    <w:rsid w:val="5C406C37"/>
    <w:rsid w:val="5C595675"/>
    <w:rsid w:val="5C5B692B"/>
    <w:rsid w:val="5C8846D4"/>
    <w:rsid w:val="5CA90F74"/>
    <w:rsid w:val="5CAD15AD"/>
    <w:rsid w:val="5CAD52AC"/>
    <w:rsid w:val="5CCC3336"/>
    <w:rsid w:val="5CD10C04"/>
    <w:rsid w:val="5D173451"/>
    <w:rsid w:val="5D1F58CC"/>
    <w:rsid w:val="5D3F223B"/>
    <w:rsid w:val="5D4F3C9F"/>
    <w:rsid w:val="5D7834DF"/>
    <w:rsid w:val="5D842470"/>
    <w:rsid w:val="5D8D1535"/>
    <w:rsid w:val="5DA931CE"/>
    <w:rsid w:val="5DAB3113"/>
    <w:rsid w:val="5DB43168"/>
    <w:rsid w:val="5DCF7A63"/>
    <w:rsid w:val="5DE206A2"/>
    <w:rsid w:val="5E097958"/>
    <w:rsid w:val="5E1C513E"/>
    <w:rsid w:val="5E2A5668"/>
    <w:rsid w:val="5E3A6B51"/>
    <w:rsid w:val="5E6B7791"/>
    <w:rsid w:val="5E940BFF"/>
    <w:rsid w:val="5EC11B38"/>
    <w:rsid w:val="5EC21830"/>
    <w:rsid w:val="5EDA442B"/>
    <w:rsid w:val="5EEE3B27"/>
    <w:rsid w:val="5EF408C1"/>
    <w:rsid w:val="5F4A45C8"/>
    <w:rsid w:val="5F7D40B3"/>
    <w:rsid w:val="5F9734FF"/>
    <w:rsid w:val="5FBE795C"/>
    <w:rsid w:val="5FC565AD"/>
    <w:rsid w:val="5FD72BFF"/>
    <w:rsid w:val="5FED77BE"/>
    <w:rsid w:val="60077FAA"/>
    <w:rsid w:val="60117D1E"/>
    <w:rsid w:val="601D3C38"/>
    <w:rsid w:val="60331013"/>
    <w:rsid w:val="60455C2B"/>
    <w:rsid w:val="60605294"/>
    <w:rsid w:val="6072326E"/>
    <w:rsid w:val="60781371"/>
    <w:rsid w:val="60782C00"/>
    <w:rsid w:val="607E44D4"/>
    <w:rsid w:val="608978BC"/>
    <w:rsid w:val="608C4C5D"/>
    <w:rsid w:val="6094394A"/>
    <w:rsid w:val="60A775D1"/>
    <w:rsid w:val="60CF4DA6"/>
    <w:rsid w:val="60D45C0F"/>
    <w:rsid w:val="60EA3FF5"/>
    <w:rsid w:val="61181721"/>
    <w:rsid w:val="61191585"/>
    <w:rsid w:val="61227FF5"/>
    <w:rsid w:val="612C2AD6"/>
    <w:rsid w:val="61461C93"/>
    <w:rsid w:val="614A5293"/>
    <w:rsid w:val="615103EA"/>
    <w:rsid w:val="61523661"/>
    <w:rsid w:val="6186632B"/>
    <w:rsid w:val="61B43464"/>
    <w:rsid w:val="61C54A86"/>
    <w:rsid w:val="61D15733"/>
    <w:rsid w:val="61F60B42"/>
    <w:rsid w:val="61FA0819"/>
    <w:rsid w:val="624C00CC"/>
    <w:rsid w:val="626C51AF"/>
    <w:rsid w:val="62752E15"/>
    <w:rsid w:val="62982274"/>
    <w:rsid w:val="62B727FE"/>
    <w:rsid w:val="62C9235E"/>
    <w:rsid w:val="62D612E7"/>
    <w:rsid w:val="630324FB"/>
    <w:rsid w:val="63042CC7"/>
    <w:rsid w:val="63046BC3"/>
    <w:rsid w:val="63210565"/>
    <w:rsid w:val="633435AB"/>
    <w:rsid w:val="635A0AA5"/>
    <w:rsid w:val="636E42D7"/>
    <w:rsid w:val="6381248F"/>
    <w:rsid w:val="63A74DF2"/>
    <w:rsid w:val="63A852B9"/>
    <w:rsid w:val="63AF21DC"/>
    <w:rsid w:val="63B44E7F"/>
    <w:rsid w:val="63BD3844"/>
    <w:rsid w:val="63C06CF8"/>
    <w:rsid w:val="63CC6384"/>
    <w:rsid w:val="64025D70"/>
    <w:rsid w:val="64040640"/>
    <w:rsid w:val="64055F15"/>
    <w:rsid w:val="640B5701"/>
    <w:rsid w:val="642F2381"/>
    <w:rsid w:val="644E3736"/>
    <w:rsid w:val="647D7537"/>
    <w:rsid w:val="64971548"/>
    <w:rsid w:val="64AC0818"/>
    <w:rsid w:val="64D50CDB"/>
    <w:rsid w:val="64D94DCB"/>
    <w:rsid w:val="64E460AA"/>
    <w:rsid w:val="64F15936"/>
    <w:rsid w:val="65176BC2"/>
    <w:rsid w:val="652666C9"/>
    <w:rsid w:val="652D6B3D"/>
    <w:rsid w:val="654C2E11"/>
    <w:rsid w:val="65672A89"/>
    <w:rsid w:val="657F4FAA"/>
    <w:rsid w:val="65821618"/>
    <w:rsid w:val="65A6374B"/>
    <w:rsid w:val="65B75CD2"/>
    <w:rsid w:val="65CB3D53"/>
    <w:rsid w:val="65DD259D"/>
    <w:rsid w:val="65DF7788"/>
    <w:rsid w:val="65E819E1"/>
    <w:rsid w:val="65F22540"/>
    <w:rsid w:val="65F4298A"/>
    <w:rsid w:val="65FB2F07"/>
    <w:rsid w:val="66370D18"/>
    <w:rsid w:val="664D46F1"/>
    <w:rsid w:val="664E5DDB"/>
    <w:rsid w:val="66501015"/>
    <w:rsid w:val="66520669"/>
    <w:rsid w:val="665812CD"/>
    <w:rsid w:val="66675C4A"/>
    <w:rsid w:val="667F1217"/>
    <w:rsid w:val="668154B9"/>
    <w:rsid w:val="668928B5"/>
    <w:rsid w:val="669103BE"/>
    <w:rsid w:val="66C45B21"/>
    <w:rsid w:val="66CF233C"/>
    <w:rsid w:val="66CF6AB4"/>
    <w:rsid w:val="67162F0E"/>
    <w:rsid w:val="67180AF8"/>
    <w:rsid w:val="671D2DD3"/>
    <w:rsid w:val="6723159F"/>
    <w:rsid w:val="672D5435"/>
    <w:rsid w:val="672D6EEC"/>
    <w:rsid w:val="67346B89"/>
    <w:rsid w:val="674114EF"/>
    <w:rsid w:val="675A500F"/>
    <w:rsid w:val="675F51D3"/>
    <w:rsid w:val="67605794"/>
    <w:rsid w:val="6760758D"/>
    <w:rsid w:val="67686ECA"/>
    <w:rsid w:val="67A21D97"/>
    <w:rsid w:val="67AE6FF1"/>
    <w:rsid w:val="67C27B48"/>
    <w:rsid w:val="67CE789E"/>
    <w:rsid w:val="67D679E9"/>
    <w:rsid w:val="67EC4258"/>
    <w:rsid w:val="681A7B2C"/>
    <w:rsid w:val="68723A56"/>
    <w:rsid w:val="688C464D"/>
    <w:rsid w:val="68944D10"/>
    <w:rsid w:val="68975029"/>
    <w:rsid w:val="68B65B58"/>
    <w:rsid w:val="68C12FE1"/>
    <w:rsid w:val="68C96563"/>
    <w:rsid w:val="68CB2ECB"/>
    <w:rsid w:val="68DD677D"/>
    <w:rsid w:val="68E473E4"/>
    <w:rsid w:val="69201F5B"/>
    <w:rsid w:val="693E5A9D"/>
    <w:rsid w:val="694B1E61"/>
    <w:rsid w:val="69AB29D4"/>
    <w:rsid w:val="69AC574E"/>
    <w:rsid w:val="69AD1DD9"/>
    <w:rsid w:val="69CF34A1"/>
    <w:rsid w:val="69D5772B"/>
    <w:rsid w:val="69D952E6"/>
    <w:rsid w:val="69F7408B"/>
    <w:rsid w:val="6A197FAA"/>
    <w:rsid w:val="6A814F26"/>
    <w:rsid w:val="6AA73C23"/>
    <w:rsid w:val="6ACB76D9"/>
    <w:rsid w:val="6AE94B4E"/>
    <w:rsid w:val="6AF757C0"/>
    <w:rsid w:val="6B030CFE"/>
    <w:rsid w:val="6B3D2B61"/>
    <w:rsid w:val="6B4C1D91"/>
    <w:rsid w:val="6BBD5505"/>
    <w:rsid w:val="6BD867E9"/>
    <w:rsid w:val="6BD92DB2"/>
    <w:rsid w:val="6C101988"/>
    <w:rsid w:val="6C2715AB"/>
    <w:rsid w:val="6C29496E"/>
    <w:rsid w:val="6C352C5D"/>
    <w:rsid w:val="6C3A6272"/>
    <w:rsid w:val="6C603A32"/>
    <w:rsid w:val="6C997D6A"/>
    <w:rsid w:val="6C9A56E0"/>
    <w:rsid w:val="6C9D1CDC"/>
    <w:rsid w:val="6CA74CD2"/>
    <w:rsid w:val="6CB568A9"/>
    <w:rsid w:val="6CDE283B"/>
    <w:rsid w:val="6D1108D8"/>
    <w:rsid w:val="6D267189"/>
    <w:rsid w:val="6D3C6797"/>
    <w:rsid w:val="6D6C44F3"/>
    <w:rsid w:val="6D6F155B"/>
    <w:rsid w:val="6D7217F0"/>
    <w:rsid w:val="6D7C4DD7"/>
    <w:rsid w:val="6D9C258F"/>
    <w:rsid w:val="6DB80D3C"/>
    <w:rsid w:val="6DBF588E"/>
    <w:rsid w:val="6E3D0E02"/>
    <w:rsid w:val="6E6C09B6"/>
    <w:rsid w:val="6EA713F5"/>
    <w:rsid w:val="6EC75A60"/>
    <w:rsid w:val="6EE757D4"/>
    <w:rsid w:val="6EF24742"/>
    <w:rsid w:val="6F1D78C7"/>
    <w:rsid w:val="6F1F7D83"/>
    <w:rsid w:val="6F2D593B"/>
    <w:rsid w:val="6F2F3CA1"/>
    <w:rsid w:val="6F545319"/>
    <w:rsid w:val="6F7738E4"/>
    <w:rsid w:val="6F785BC9"/>
    <w:rsid w:val="6F9204C4"/>
    <w:rsid w:val="6F96218E"/>
    <w:rsid w:val="6FAB2747"/>
    <w:rsid w:val="6FE27182"/>
    <w:rsid w:val="6FF62702"/>
    <w:rsid w:val="7003684F"/>
    <w:rsid w:val="700C3CDF"/>
    <w:rsid w:val="702071E5"/>
    <w:rsid w:val="703E7525"/>
    <w:rsid w:val="70580633"/>
    <w:rsid w:val="7061590F"/>
    <w:rsid w:val="709B51C3"/>
    <w:rsid w:val="709E4308"/>
    <w:rsid w:val="70C90342"/>
    <w:rsid w:val="70CC36B3"/>
    <w:rsid w:val="70DF738C"/>
    <w:rsid w:val="70EB7B85"/>
    <w:rsid w:val="70F16507"/>
    <w:rsid w:val="70FF5663"/>
    <w:rsid w:val="7110767E"/>
    <w:rsid w:val="7121252E"/>
    <w:rsid w:val="7133469D"/>
    <w:rsid w:val="71347923"/>
    <w:rsid w:val="71590660"/>
    <w:rsid w:val="719D6D31"/>
    <w:rsid w:val="71A3716E"/>
    <w:rsid w:val="71AC616D"/>
    <w:rsid w:val="71E90092"/>
    <w:rsid w:val="721318E4"/>
    <w:rsid w:val="721E030E"/>
    <w:rsid w:val="72203F1E"/>
    <w:rsid w:val="725151B2"/>
    <w:rsid w:val="7266205A"/>
    <w:rsid w:val="727E227D"/>
    <w:rsid w:val="72853DF8"/>
    <w:rsid w:val="72887112"/>
    <w:rsid w:val="728E7235"/>
    <w:rsid w:val="729551A5"/>
    <w:rsid w:val="72A0685B"/>
    <w:rsid w:val="72C13DC5"/>
    <w:rsid w:val="72C74D55"/>
    <w:rsid w:val="72CD2185"/>
    <w:rsid w:val="72DB7EF2"/>
    <w:rsid w:val="730072AC"/>
    <w:rsid w:val="73071767"/>
    <w:rsid w:val="73742E0D"/>
    <w:rsid w:val="737D0049"/>
    <w:rsid w:val="73901F54"/>
    <w:rsid w:val="739126A0"/>
    <w:rsid w:val="73C344F4"/>
    <w:rsid w:val="73D45A55"/>
    <w:rsid w:val="73D911DC"/>
    <w:rsid w:val="73FA68C2"/>
    <w:rsid w:val="741B2C62"/>
    <w:rsid w:val="742E4E09"/>
    <w:rsid w:val="743E2DF5"/>
    <w:rsid w:val="747E7555"/>
    <w:rsid w:val="74861091"/>
    <w:rsid w:val="748E7A7C"/>
    <w:rsid w:val="74AE1433"/>
    <w:rsid w:val="74CB67E9"/>
    <w:rsid w:val="74E30D65"/>
    <w:rsid w:val="751C6539"/>
    <w:rsid w:val="7522624D"/>
    <w:rsid w:val="752522B5"/>
    <w:rsid w:val="75275541"/>
    <w:rsid w:val="75283B82"/>
    <w:rsid w:val="75377841"/>
    <w:rsid w:val="753A70C1"/>
    <w:rsid w:val="75540EB9"/>
    <w:rsid w:val="755D6719"/>
    <w:rsid w:val="75700603"/>
    <w:rsid w:val="75873FF7"/>
    <w:rsid w:val="75894008"/>
    <w:rsid w:val="758E1FD1"/>
    <w:rsid w:val="7593626D"/>
    <w:rsid w:val="759929D8"/>
    <w:rsid w:val="75A64823"/>
    <w:rsid w:val="75B7657F"/>
    <w:rsid w:val="75F17E92"/>
    <w:rsid w:val="75FE6B65"/>
    <w:rsid w:val="76043218"/>
    <w:rsid w:val="76063C68"/>
    <w:rsid w:val="761D4B81"/>
    <w:rsid w:val="76264BC4"/>
    <w:rsid w:val="763725FF"/>
    <w:rsid w:val="764F7381"/>
    <w:rsid w:val="76504E88"/>
    <w:rsid w:val="7650600B"/>
    <w:rsid w:val="76842487"/>
    <w:rsid w:val="769E47B3"/>
    <w:rsid w:val="769F5090"/>
    <w:rsid w:val="76B60488"/>
    <w:rsid w:val="76D3057A"/>
    <w:rsid w:val="76D65EE8"/>
    <w:rsid w:val="76E176D3"/>
    <w:rsid w:val="771C75B5"/>
    <w:rsid w:val="77344A7A"/>
    <w:rsid w:val="774049B4"/>
    <w:rsid w:val="774802BD"/>
    <w:rsid w:val="775267C4"/>
    <w:rsid w:val="77647901"/>
    <w:rsid w:val="77656179"/>
    <w:rsid w:val="77664725"/>
    <w:rsid w:val="776E47E9"/>
    <w:rsid w:val="77854C17"/>
    <w:rsid w:val="778D3A4D"/>
    <w:rsid w:val="77972CFC"/>
    <w:rsid w:val="779D1B46"/>
    <w:rsid w:val="77A21444"/>
    <w:rsid w:val="77A87E80"/>
    <w:rsid w:val="77B75D22"/>
    <w:rsid w:val="77C541A7"/>
    <w:rsid w:val="77D42DB4"/>
    <w:rsid w:val="77DB13C0"/>
    <w:rsid w:val="77DD6B4C"/>
    <w:rsid w:val="77E341C7"/>
    <w:rsid w:val="77FE4635"/>
    <w:rsid w:val="77FF3688"/>
    <w:rsid w:val="781D708C"/>
    <w:rsid w:val="78201BE4"/>
    <w:rsid w:val="78271567"/>
    <w:rsid w:val="7831481F"/>
    <w:rsid w:val="784843B5"/>
    <w:rsid w:val="789F2118"/>
    <w:rsid w:val="78A43B6E"/>
    <w:rsid w:val="78C33D57"/>
    <w:rsid w:val="78DA1E80"/>
    <w:rsid w:val="79000FC4"/>
    <w:rsid w:val="79274096"/>
    <w:rsid w:val="79432F95"/>
    <w:rsid w:val="79434B4F"/>
    <w:rsid w:val="795073E0"/>
    <w:rsid w:val="799874B6"/>
    <w:rsid w:val="799E35E8"/>
    <w:rsid w:val="79A006F4"/>
    <w:rsid w:val="79B01C1D"/>
    <w:rsid w:val="79D35B00"/>
    <w:rsid w:val="79D74E4F"/>
    <w:rsid w:val="79DF7867"/>
    <w:rsid w:val="79E225D0"/>
    <w:rsid w:val="79E46189"/>
    <w:rsid w:val="79E61F64"/>
    <w:rsid w:val="79E769D6"/>
    <w:rsid w:val="79EC6918"/>
    <w:rsid w:val="79F15758"/>
    <w:rsid w:val="79FA117B"/>
    <w:rsid w:val="7A0D599F"/>
    <w:rsid w:val="7A0F29CC"/>
    <w:rsid w:val="7A2F7467"/>
    <w:rsid w:val="7A361CC4"/>
    <w:rsid w:val="7A4822D7"/>
    <w:rsid w:val="7A792283"/>
    <w:rsid w:val="7A9C37B2"/>
    <w:rsid w:val="7AB568DB"/>
    <w:rsid w:val="7AC035E5"/>
    <w:rsid w:val="7AD41DBD"/>
    <w:rsid w:val="7AF91C86"/>
    <w:rsid w:val="7B013B3A"/>
    <w:rsid w:val="7B0F65BE"/>
    <w:rsid w:val="7B165741"/>
    <w:rsid w:val="7B542530"/>
    <w:rsid w:val="7B587EED"/>
    <w:rsid w:val="7B6B6566"/>
    <w:rsid w:val="7B724BEA"/>
    <w:rsid w:val="7B8223C0"/>
    <w:rsid w:val="7BB32FE5"/>
    <w:rsid w:val="7BB514DD"/>
    <w:rsid w:val="7BC3451D"/>
    <w:rsid w:val="7BC96F7F"/>
    <w:rsid w:val="7BE2589B"/>
    <w:rsid w:val="7BF77788"/>
    <w:rsid w:val="7C002036"/>
    <w:rsid w:val="7C29365B"/>
    <w:rsid w:val="7C2F7958"/>
    <w:rsid w:val="7C422827"/>
    <w:rsid w:val="7C466CEA"/>
    <w:rsid w:val="7C72480A"/>
    <w:rsid w:val="7C8078A2"/>
    <w:rsid w:val="7C8B3DBF"/>
    <w:rsid w:val="7C8B49B3"/>
    <w:rsid w:val="7CB93B8B"/>
    <w:rsid w:val="7CC214E4"/>
    <w:rsid w:val="7CCE37AD"/>
    <w:rsid w:val="7CE05C73"/>
    <w:rsid w:val="7CEF7DD8"/>
    <w:rsid w:val="7CF555C6"/>
    <w:rsid w:val="7CFB67F8"/>
    <w:rsid w:val="7D0776C3"/>
    <w:rsid w:val="7D1B129E"/>
    <w:rsid w:val="7D1D614B"/>
    <w:rsid w:val="7D3E4DAA"/>
    <w:rsid w:val="7D695F73"/>
    <w:rsid w:val="7D935F5F"/>
    <w:rsid w:val="7D941903"/>
    <w:rsid w:val="7DAE7D36"/>
    <w:rsid w:val="7DD62B2F"/>
    <w:rsid w:val="7DDC1F24"/>
    <w:rsid w:val="7DDD571C"/>
    <w:rsid w:val="7DE91915"/>
    <w:rsid w:val="7E003FEA"/>
    <w:rsid w:val="7E077E6E"/>
    <w:rsid w:val="7E1B358F"/>
    <w:rsid w:val="7E26370C"/>
    <w:rsid w:val="7E2649DA"/>
    <w:rsid w:val="7E46137D"/>
    <w:rsid w:val="7E82484C"/>
    <w:rsid w:val="7EA6277A"/>
    <w:rsid w:val="7EBB6076"/>
    <w:rsid w:val="7EBB65F9"/>
    <w:rsid w:val="7EC860DC"/>
    <w:rsid w:val="7EDA4256"/>
    <w:rsid w:val="7EEC201C"/>
    <w:rsid w:val="7EF85C10"/>
    <w:rsid w:val="7F0E4598"/>
    <w:rsid w:val="7F12764F"/>
    <w:rsid w:val="7F150A36"/>
    <w:rsid w:val="7F1C7029"/>
    <w:rsid w:val="7F3920E0"/>
    <w:rsid w:val="7F442CDC"/>
    <w:rsid w:val="7F6237E7"/>
    <w:rsid w:val="7F82628B"/>
    <w:rsid w:val="7FA71294"/>
    <w:rsid w:val="7FA77AA0"/>
    <w:rsid w:val="7FB5746F"/>
    <w:rsid w:val="7FBD31DD"/>
    <w:rsid w:val="7FC07193"/>
    <w:rsid w:val="7FCC2A0E"/>
    <w:rsid w:val="7FCF1D84"/>
    <w:rsid w:val="7FD819F5"/>
    <w:rsid w:val="7FE4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0"/>
    <w:autoRedefine/>
    <w:qFormat/>
    <w:uiPriority w:val="0"/>
    <w:pPr>
      <w:keepNext/>
      <w:keepLines/>
      <w:numPr>
        <w:ilvl w:val="0"/>
        <w:numId w:val="1"/>
      </w:numPr>
      <w:spacing w:before="200" w:after="200"/>
      <w:ind w:left="0" w:firstLineChars="0"/>
      <w:jc w:val="left"/>
      <w:outlineLvl w:val="0"/>
    </w:pPr>
    <w:rPr>
      <w:rFonts w:ascii="Times New Roman" w:hAnsi="Times New Roman" w:eastAsia="宋体"/>
      <w:b/>
      <w:bCs/>
      <w:kern w:val="44"/>
      <w:sz w:val="36"/>
      <w:szCs w:val="28"/>
    </w:rPr>
  </w:style>
  <w:style w:type="paragraph" w:styleId="3">
    <w:name w:val="heading 2"/>
    <w:basedOn w:val="1"/>
    <w:next w:val="1"/>
    <w:link w:val="41"/>
    <w:autoRedefine/>
    <w:qFormat/>
    <w:uiPriority w:val="0"/>
    <w:pPr>
      <w:keepNext/>
      <w:keepLines/>
      <w:numPr>
        <w:ilvl w:val="1"/>
        <w:numId w:val="1"/>
      </w:numPr>
      <w:tabs>
        <w:tab w:val="left" w:pos="420"/>
        <w:tab w:val="left" w:pos="1271"/>
      </w:tabs>
      <w:spacing w:before="120" w:after="120"/>
      <w:ind w:left="0" w:firstLineChars="0"/>
      <w:jc w:val="left"/>
      <w:outlineLvl w:val="1"/>
    </w:pPr>
    <w:rPr>
      <w:rFonts w:ascii="Times New Roman" w:hAnsi="Times New Roman"/>
      <w:b/>
      <w:bCs/>
      <w:sz w:val="32"/>
    </w:rPr>
  </w:style>
  <w:style w:type="paragraph" w:styleId="4">
    <w:name w:val="heading 3"/>
    <w:basedOn w:val="1"/>
    <w:next w:val="1"/>
    <w:link w:val="39"/>
    <w:autoRedefine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120" w:after="120"/>
      <w:ind w:left="0" w:firstLineChars="0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42"/>
    <w:autoRedefine/>
    <w:qFormat/>
    <w:uiPriority w:val="0"/>
    <w:pPr>
      <w:keepNext/>
      <w:keepLines/>
      <w:widowControl/>
      <w:numPr>
        <w:ilvl w:val="3"/>
        <w:numId w:val="1"/>
      </w:numPr>
      <w:tabs>
        <w:tab w:val="left" w:pos="0"/>
        <w:tab w:val="left" w:pos="420"/>
      </w:tabs>
      <w:spacing w:before="280" w:after="290" w:line="360" w:lineRule="auto"/>
      <w:ind w:left="0" w:firstLineChars="0"/>
      <w:jc w:val="left"/>
      <w:outlineLvl w:val="3"/>
    </w:pPr>
    <w:rPr>
      <w:rFonts w:ascii="Times New Roman" w:hAnsi="Times New Roman" w:eastAsia="宋体" w:cs="宋体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70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before="280" w:after="290" w:line="360" w:lineRule="auto"/>
      <w:ind w:left="0" w:firstLineChars="0"/>
      <w:outlineLvl w:val="4"/>
    </w:pPr>
    <w:rPr>
      <w:rFonts w:ascii="Times New Roman" w:hAnsi="Times New Roman"/>
      <w:b/>
      <w:bCs/>
      <w:sz w:val="28"/>
      <w:szCs w:val="28"/>
    </w:rPr>
  </w:style>
  <w:style w:type="paragraph" w:styleId="7">
    <w:name w:val="heading 6"/>
    <w:basedOn w:val="1"/>
    <w:next w:val="1"/>
    <w:link w:val="74"/>
    <w:autoRedefine/>
    <w:qFormat/>
    <w:uiPriority w:val="0"/>
    <w:pPr>
      <w:keepNext/>
      <w:keepLines/>
      <w:numPr>
        <w:ilvl w:val="5"/>
        <w:numId w:val="1"/>
      </w:numPr>
      <w:tabs>
        <w:tab w:val="left" w:pos="420"/>
      </w:tabs>
      <w:spacing w:before="240" w:after="240" w:line="360" w:lineRule="auto"/>
      <w:ind w:left="0" w:firstLineChars="0"/>
      <w:outlineLvl w:val="5"/>
    </w:pPr>
    <w:rPr>
      <w:rFonts w:ascii="Times New Roman" w:hAnsi="Times New Roman"/>
      <w:b/>
      <w:bCs/>
      <w:szCs w:val="22"/>
    </w:rPr>
  </w:style>
  <w:style w:type="paragraph" w:styleId="8">
    <w:name w:val="heading 7"/>
    <w:basedOn w:val="1"/>
    <w:next w:val="1"/>
    <w:autoRedefine/>
    <w:semiHidden/>
    <w:unhideWhenUsed/>
    <w:qFormat/>
    <w:uiPriority w:val="9"/>
    <w:pPr>
      <w:keepNext/>
      <w:keepLines/>
      <w:spacing w:before="240" w:beforeLines="0" w:beforeAutospacing="0" w:after="64" w:afterLines="0" w:afterAutospacing="0" w:line="360" w:lineRule="auto"/>
      <w:ind w:firstLine="0" w:firstLineChars="0"/>
      <w:outlineLvl w:val="6"/>
    </w:pPr>
    <w:rPr>
      <w:rFonts w:ascii="Times New Roman" w:hAnsi="Times New Roman"/>
      <w:b/>
    </w:rPr>
  </w:style>
  <w:style w:type="paragraph" w:styleId="9">
    <w:name w:val="heading 8"/>
    <w:basedOn w:val="1"/>
    <w:next w:val="1"/>
    <w:link w:val="69"/>
    <w:autoRedefine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character" w:default="1" w:styleId="30">
    <w:name w:val="Default Paragraph Font"/>
    <w:autoRedefine/>
    <w:semiHidden/>
    <w:unhideWhenUsed/>
    <w:qFormat/>
    <w:uiPriority w:val="1"/>
  </w:style>
  <w:style w:type="table" w:default="1" w:styleId="2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Indent"/>
    <w:basedOn w:val="1"/>
    <w:autoRedefine/>
    <w:qFormat/>
    <w:uiPriority w:val="0"/>
    <w:pPr>
      <w:spacing w:line="240" w:lineRule="auto"/>
      <w:ind w:firstLine="420"/>
    </w:pPr>
    <w:rPr>
      <w:sz w:val="21"/>
    </w:rPr>
  </w:style>
  <w:style w:type="paragraph" w:styleId="11">
    <w:name w:val="caption"/>
    <w:basedOn w:val="1"/>
    <w:next w:val="1"/>
    <w:autoRedefine/>
    <w:qFormat/>
    <w:uiPriority w:val="0"/>
    <w:pPr>
      <w:spacing w:before="152" w:after="160" w:line="240" w:lineRule="auto"/>
      <w:ind w:firstLine="0" w:firstLineChars="0"/>
      <w:jc w:val="center"/>
    </w:pPr>
    <w:rPr>
      <w:rFonts w:ascii="Arial" w:hAnsi="Arial" w:eastAsia="黑体" w:cs="Arial"/>
      <w:sz w:val="20"/>
      <w:szCs w:val="20"/>
    </w:rPr>
  </w:style>
  <w:style w:type="paragraph" w:styleId="12">
    <w:name w:val="Document Map"/>
    <w:basedOn w:val="1"/>
    <w:link w:val="54"/>
    <w:autoRedefine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link w:val="61"/>
    <w:autoRedefine/>
    <w:semiHidden/>
    <w:qFormat/>
    <w:uiPriority w:val="0"/>
    <w:pPr>
      <w:jc w:val="left"/>
    </w:pPr>
  </w:style>
  <w:style w:type="paragraph" w:styleId="14">
    <w:name w:val="Body Text"/>
    <w:basedOn w:val="1"/>
    <w:next w:val="1"/>
    <w:autoRedefine/>
    <w:qFormat/>
    <w:uiPriority w:val="0"/>
    <w:pPr>
      <w:spacing w:after="120"/>
    </w:pPr>
  </w:style>
  <w:style w:type="paragraph" w:styleId="1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6">
    <w:name w:val="Balloon Text"/>
    <w:basedOn w:val="1"/>
    <w:link w:val="58"/>
    <w:autoRedefine/>
    <w:semiHidden/>
    <w:qFormat/>
    <w:uiPriority w:val="0"/>
    <w:rPr>
      <w:sz w:val="18"/>
      <w:szCs w:val="18"/>
    </w:rPr>
  </w:style>
  <w:style w:type="paragraph" w:styleId="17">
    <w:name w:val="footer"/>
    <w:basedOn w:val="1"/>
    <w:link w:val="48"/>
    <w:autoRedefine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8">
    <w:name w:val="header"/>
    <w:basedOn w:val="1"/>
    <w:link w:val="4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qFormat/>
    <w:uiPriority w:val="39"/>
    <w:pPr>
      <w:tabs>
        <w:tab w:val="right" w:leader="dot" w:pos="8302"/>
      </w:tabs>
      <w:ind w:firstLine="119" w:firstLineChars="37"/>
    </w:pPr>
  </w:style>
  <w:style w:type="paragraph" w:styleId="20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21">
    <w:name w:val="Subtitle"/>
    <w:basedOn w:val="1"/>
    <w:next w:val="1"/>
    <w:link w:val="55"/>
    <w:autoRedefine/>
    <w:qFormat/>
    <w:uiPriority w:val="0"/>
    <w:pPr>
      <w:spacing w:before="120" w:after="60" w:line="240" w:lineRule="auto"/>
      <w:ind w:firstLine="0" w:firstLineChars="0"/>
      <w:jc w:val="center"/>
    </w:pPr>
    <w:rPr>
      <w:rFonts w:ascii="Arial" w:hAnsi="Arial" w:cs="Arial"/>
      <w:b/>
      <w:bCs/>
      <w:kern w:val="28"/>
      <w:sz w:val="44"/>
      <w:szCs w:val="32"/>
    </w:rPr>
  </w:style>
  <w:style w:type="paragraph" w:styleId="22">
    <w:name w:val="toc 2"/>
    <w:basedOn w:val="1"/>
    <w:next w:val="1"/>
    <w:autoRedefine/>
    <w:qFormat/>
    <w:uiPriority w:val="39"/>
    <w:pPr>
      <w:ind w:left="420" w:leftChars="200"/>
    </w:pPr>
  </w:style>
  <w:style w:type="paragraph" w:styleId="2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4">
    <w:name w:val="Normal (Web)"/>
    <w:basedOn w:val="1"/>
    <w:autoRedefine/>
    <w:semiHidden/>
    <w:unhideWhenUsed/>
    <w:qFormat/>
    <w:uiPriority w:val="99"/>
    <w:rPr>
      <w:sz w:val="24"/>
    </w:rPr>
  </w:style>
  <w:style w:type="paragraph" w:styleId="25">
    <w:name w:val="Title"/>
    <w:basedOn w:val="1"/>
    <w:next w:val="1"/>
    <w:link w:val="73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6">
    <w:name w:val="annotation subject"/>
    <w:basedOn w:val="13"/>
    <w:next w:val="13"/>
    <w:link w:val="62"/>
    <w:autoRedefine/>
    <w:semiHidden/>
    <w:qFormat/>
    <w:uiPriority w:val="0"/>
    <w:rPr>
      <w:b/>
      <w:bCs/>
    </w:rPr>
  </w:style>
  <w:style w:type="paragraph" w:styleId="27">
    <w:name w:val="Body Text First Indent"/>
    <w:basedOn w:val="14"/>
    <w:autoRedefine/>
    <w:qFormat/>
    <w:uiPriority w:val="0"/>
    <w:pPr>
      <w:spacing w:after="0"/>
      <w:ind w:firstLine="200" w:firstLineChars="200"/>
    </w:pPr>
  </w:style>
  <w:style w:type="table" w:styleId="29">
    <w:name w:val="Table Grid"/>
    <w:basedOn w:val="28"/>
    <w:autoRedefine/>
    <w:qFormat/>
    <w:uiPriority w:val="0"/>
    <w:pPr>
      <w:widowControl w:val="0"/>
      <w:spacing w:line="360" w:lineRule="auto"/>
      <w:ind w:firstLine="48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b/>
    </w:rPr>
  </w:style>
  <w:style w:type="character" w:styleId="32">
    <w:name w:val="page number"/>
    <w:basedOn w:val="30"/>
    <w:autoRedefine/>
    <w:qFormat/>
    <w:uiPriority w:val="0"/>
  </w:style>
  <w:style w:type="character" w:styleId="33">
    <w:name w:val="Hyperlink"/>
    <w:autoRedefine/>
    <w:qFormat/>
    <w:uiPriority w:val="99"/>
    <w:rPr>
      <w:color w:val="0000FF"/>
      <w:u w:val="single"/>
    </w:rPr>
  </w:style>
  <w:style w:type="character" w:styleId="34">
    <w:name w:val="HTML Code"/>
    <w:basedOn w:val="30"/>
    <w:semiHidden/>
    <w:unhideWhenUsed/>
    <w:qFormat/>
    <w:uiPriority w:val="99"/>
    <w:rPr>
      <w:rFonts w:ascii="Courier New" w:hAnsi="Courier New"/>
      <w:sz w:val="20"/>
    </w:rPr>
  </w:style>
  <w:style w:type="character" w:styleId="35">
    <w:name w:val="annotation reference"/>
    <w:basedOn w:val="30"/>
    <w:autoRedefine/>
    <w:semiHidden/>
    <w:unhideWhenUsed/>
    <w:qFormat/>
    <w:uiPriority w:val="0"/>
    <w:rPr>
      <w:sz w:val="21"/>
      <w:szCs w:val="21"/>
    </w:rPr>
  </w:style>
  <w:style w:type="paragraph" w:customStyle="1" w:styleId="36">
    <w:name w:val="正文+首行缩进2 字符"/>
    <w:basedOn w:val="1"/>
    <w:link w:val="37"/>
    <w:autoRedefine/>
    <w:qFormat/>
    <w:uiPriority w:val="0"/>
    <w:pPr>
      <w:ind w:firstLine="480" w:firstLineChars="200"/>
    </w:pPr>
    <w:rPr>
      <w:rFonts w:ascii="Times New Roman" w:hAnsi="Times New Roman" w:eastAsia="宋体" w:cs="宋体"/>
      <w:szCs w:val="20"/>
    </w:rPr>
  </w:style>
  <w:style w:type="character" w:customStyle="1" w:styleId="37">
    <w:name w:val="正文+首行缩进2 字符 Char"/>
    <w:link w:val="36"/>
    <w:autoRedefine/>
    <w:qFormat/>
    <w:uiPriority w:val="0"/>
    <w:rPr>
      <w:rFonts w:ascii="Times New Roman" w:hAnsi="Times New Roman" w:eastAsia="宋体" w:cs="宋体"/>
      <w:kern w:val="2"/>
      <w:sz w:val="24"/>
    </w:rPr>
  </w:style>
  <w:style w:type="paragraph" w:customStyle="1" w:styleId="38">
    <w:name w:val="表格正文"/>
    <w:basedOn w:val="1"/>
    <w:next w:val="1"/>
    <w:autoRedefine/>
    <w:qFormat/>
    <w:uiPriority w:val="0"/>
    <w:pPr>
      <w:adjustRightInd w:val="0"/>
      <w:snapToGrid/>
      <w:ind w:firstLine="0" w:firstLineChars="0"/>
    </w:pPr>
    <w:rPr>
      <w:kern w:val="2"/>
    </w:rPr>
  </w:style>
  <w:style w:type="character" w:customStyle="1" w:styleId="39">
    <w:name w:val="标题 3 字符"/>
    <w:link w:val="4"/>
    <w:autoRedefine/>
    <w:qFormat/>
    <w:uiPriority w:val="0"/>
    <w:rPr>
      <w:rFonts w:ascii="Times New Roman" w:hAnsi="Times New Roman" w:eastAsia="宋体"/>
      <w:b/>
      <w:bCs/>
      <w:kern w:val="2"/>
      <w:sz w:val="30"/>
      <w:szCs w:val="32"/>
    </w:rPr>
  </w:style>
  <w:style w:type="character" w:customStyle="1" w:styleId="40">
    <w:name w:val="标题 1 字符"/>
    <w:link w:val="2"/>
    <w:autoRedefine/>
    <w:qFormat/>
    <w:uiPriority w:val="0"/>
    <w:rPr>
      <w:rFonts w:ascii="Times New Roman" w:hAnsi="Times New Roman" w:eastAsia="宋体"/>
      <w:b/>
      <w:bCs/>
      <w:kern w:val="44"/>
      <w:sz w:val="36"/>
      <w:szCs w:val="28"/>
    </w:rPr>
  </w:style>
  <w:style w:type="character" w:customStyle="1" w:styleId="41">
    <w:name w:val="标题 2 字符"/>
    <w:link w:val="3"/>
    <w:autoRedefine/>
    <w:qFormat/>
    <w:uiPriority w:val="0"/>
    <w:rPr>
      <w:rFonts w:ascii="Times New Roman" w:hAnsi="Times New Roman" w:eastAsia="宋体"/>
      <w:b/>
      <w:bCs/>
      <w:kern w:val="2"/>
      <w:sz w:val="32"/>
      <w:szCs w:val="24"/>
    </w:rPr>
  </w:style>
  <w:style w:type="character" w:customStyle="1" w:styleId="42">
    <w:name w:val="标题 4 字符"/>
    <w:link w:val="5"/>
    <w:autoRedefine/>
    <w:qFormat/>
    <w:uiPriority w:val="0"/>
    <w:rPr>
      <w:rFonts w:ascii="Times New Roman" w:hAnsi="Times New Roman" w:eastAsia="宋体" w:cs="宋体"/>
      <w:b/>
      <w:bCs/>
      <w:kern w:val="0"/>
      <w:sz w:val="28"/>
      <w:szCs w:val="28"/>
    </w:rPr>
  </w:style>
  <w:style w:type="paragraph" w:customStyle="1" w:styleId="43">
    <w:name w:val="表格正文 Char"/>
    <w:basedOn w:val="1"/>
    <w:link w:val="44"/>
    <w:autoRedefine/>
    <w:qFormat/>
    <w:uiPriority w:val="0"/>
    <w:pPr>
      <w:adjustRightInd w:val="0"/>
      <w:snapToGrid/>
      <w:spacing w:line="360" w:lineRule="auto"/>
      <w:ind w:firstLine="0" w:firstLineChars="0"/>
    </w:pPr>
  </w:style>
  <w:style w:type="character" w:customStyle="1" w:styleId="44">
    <w:name w:val="表格正文 Char Char"/>
    <w:link w:val="43"/>
    <w:autoRedefine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45">
    <w:name w:val="文本框正文"/>
    <w:basedOn w:val="1"/>
    <w:autoRedefine/>
    <w:qFormat/>
    <w:uiPriority w:val="0"/>
    <w:pPr>
      <w:adjustRightInd w:val="0"/>
      <w:spacing w:line="240" w:lineRule="auto"/>
      <w:ind w:firstLine="0" w:firstLineChars="0"/>
      <w:jc w:val="center"/>
    </w:pPr>
    <w:rPr>
      <w:rFonts w:ascii="宋体" w:hAnsi="宋体" w:cs="宋体"/>
      <w:kern w:val="0"/>
      <w:sz w:val="21"/>
      <w:szCs w:val="21"/>
    </w:rPr>
  </w:style>
  <w:style w:type="character" w:customStyle="1" w:styleId="46">
    <w:name w:val="大标题"/>
    <w:autoRedefine/>
    <w:qFormat/>
    <w:uiPriority w:val="0"/>
    <w:rPr>
      <w:rFonts w:ascii="楷体_GB2312" w:eastAsia="楷体_GB2312"/>
      <w:b/>
      <w:color w:val="auto"/>
      <w:sz w:val="84"/>
      <w:szCs w:val="84"/>
    </w:rPr>
  </w:style>
  <w:style w:type="character" w:customStyle="1" w:styleId="47">
    <w:name w:val="页眉 字符"/>
    <w:link w:val="18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8">
    <w:name w:val="页脚 字符"/>
    <w:link w:val="17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9">
    <w:name w:val="编号正文"/>
    <w:basedOn w:val="1"/>
    <w:autoRedefine/>
    <w:qFormat/>
    <w:uiPriority w:val="0"/>
    <w:pPr>
      <w:numPr>
        <w:ilvl w:val="0"/>
        <w:numId w:val="2"/>
      </w:numPr>
      <w:ind w:firstLine="0" w:firstLineChars="0"/>
    </w:pPr>
  </w:style>
  <w:style w:type="paragraph" w:customStyle="1" w:styleId="50">
    <w:name w:val="样式 封面细目 + 首行缩进:  2 字符"/>
    <w:basedOn w:val="51"/>
    <w:autoRedefine/>
    <w:qFormat/>
    <w:uiPriority w:val="0"/>
    <w:pPr>
      <w:ind w:firstLine="0" w:firstLineChars="0"/>
    </w:pPr>
    <w:rPr>
      <w:rFonts w:cs="宋体"/>
      <w:szCs w:val="20"/>
    </w:rPr>
  </w:style>
  <w:style w:type="paragraph" w:customStyle="1" w:styleId="51">
    <w:name w:val="封面细目"/>
    <w:basedOn w:val="1"/>
    <w:autoRedefine/>
    <w:qFormat/>
    <w:uiPriority w:val="0"/>
    <w:rPr>
      <w:sz w:val="28"/>
    </w:rPr>
  </w:style>
  <w:style w:type="paragraph" w:customStyle="1" w:styleId="52">
    <w:name w:val="Char Char Char Char"/>
    <w:basedOn w:val="1"/>
    <w:autoRedefine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="仿宋_GB2312"/>
      <w:kern w:val="0"/>
      <w:szCs w:val="20"/>
      <w:lang w:eastAsia="en-US"/>
    </w:rPr>
  </w:style>
  <w:style w:type="paragraph" w:customStyle="1" w:styleId="53">
    <w:name w:val="缺省文本"/>
    <w:basedOn w:val="1"/>
    <w:autoRedefine/>
    <w:qFormat/>
    <w:uiPriority w:val="0"/>
    <w:pPr>
      <w:autoSpaceDE w:val="0"/>
      <w:autoSpaceDN w:val="0"/>
      <w:adjustRightInd w:val="0"/>
      <w:spacing w:line="240" w:lineRule="auto"/>
      <w:ind w:firstLine="0" w:firstLineChars="0"/>
      <w:jc w:val="left"/>
    </w:pPr>
    <w:rPr>
      <w:kern w:val="0"/>
      <w:szCs w:val="20"/>
    </w:rPr>
  </w:style>
  <w:style w:type="character" w:customStyle="1" w:styleId="54">
    <w:name w:val="文档结构图 字符"/>
    <w:link w:val="12"/>
    <w:autoRedefine/>
    <w:semiHidden/>
    <w:qFormat/>
    <w:uiPriority w:val="0"/>
    <w:rPr>
      <w:rFonts w:ascii="Times New Roman" w:hAnsi="Times New Roman" w:eastAsia="宋体" w:cs="Times New Roman"/>
      <w:sz w:val="24"/>
      <w:szCs w:val="24"/>
      <w:shd w:val="clear" w:color="auto" w:fill="000080"/>
    </w:rPr>
  </w:style>
  <w:style w:type="character" w:customStyle="1" w:styleId="55">
    <w:name w:val="副标题 字符"/>
    <w:link w:val="21"/>
    <w:autoRedefine/>
    <w:qFormat/>
    <w:uiPriority w:val="0"/>
    <w:rPr>
      <w:rFonts w:ascii="Arial" w:hAnsi="Arial" w:eastAsia="宋体" w:cs="Arial"/>
      <w:b/>
      <w:bCs/>
      <w:kern w:val="28"/>
      <w:sz w:val="44"/>
      <w:szCs w:val="32"/>
    </w:rPr>
  </w:style>
  <w:style w:type="paragraph" w:customStyle="1" w:styleId="56">
    <w:name w:val="封面标注"/>
    <w:basedOn w:val="1"/>
    <w:autoRedefine/>
    <w:qFormat/>
    <w:uiPriority w:val="0"/>
    <w:pPr>
      <w:ind w:firstLine="360" w:firstLineChars="0"/>
      <w:jc w:val="center"/>
    </w:pPr>
    <w:rPr>
      <w:rFonts w:ascii="黑体" w:hAnsi="黑体" w:eastAsia="黑体"/>
      <w:color w:val="000000"/>
      <w:sz w:val="44"/>
      <w:szCs w:val="44"/>
    </w:rPr>
  </w:style>
  <w:style w:type="paragraph" w:customStyle="1" w:styleId="57">
    <w:name w:val="表格文本"/>
    <w:basedOn w:val="1"/>
    <w:autoRedefine/>
    <w:qFormat/>
    <w:uiPriority w:val="0"/>
    <w:pPr>
      <w:tabs>
        <w:tab w:val="decimal" w:pos="0"/>
      </w:tabs>
      <w:autoSpaceDE w:val="0"/>
      <w:autoSpaceDN w:val="0"/>
      <w:adjustRightInd w:val="0"/>
      <w:spacing w:line="360" w:lineRule="auto"/>
      <w:ind w:firstLine="0" w:firstLineChars="0"/>
      <w:jc w:val="left"/>
    </w:pPr>
    <w:rPr>
      <w:rFonts w:ascii="Times New Roman" w:hAnsi="Times New Roman" w:eastAsia="宋体"/>
      <w:kern w:val="0"/>
      <w:szCs w:val="20"/>
    </w:rPr>
  </w:style>
  <w:style w:type="character" w:customStyle="1" w:styleId="58">
    <w:name w:val="批注框文本 字符"/>
    <w:link w:val="16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9">
    <w:name w:val="verbl8"/>
    <w:basedOn w:val="30"/>
    <w:autoRedefine/>
    <w:qFormat/>
    <w:uiPriority w:val="0"/>
  </w:style>
  <w:style w:type="paragraph" w:customStyle="1" w:styleId="60">
    <w:name w:val="封面表格文本"/>
    <w:basedOn w:val="1"/>
    <w:autoRedefine/>
    <w:qFormat/>
    <w:uiPriority w:val="0"/>
    <w:pPr>
      <w:widowControl/>
      <w:autoSpaceDE w:val="0"/>
      <w:autoSpaceDN w:val="0"/>
      <w:adjustRightInd w:val="0"/>
      <w:spacing w:line="240" w:lineRule="auto"/>
      <w:ind w:firstLine="0" w:firstLineChars="0"/>
      <w:jc w:val="center"/>
    </w:pPr>
    <w:rPr>
      <w:rFonts w:ascii="宋体" w:hAnsi="宋体" w:cs="宋体"/>
      <w:b/>
      <w:kern w:val="0"/>
      <w:szCs w:val="20"/>
    </w:rPr>
  </w:style>
  <w:style w:type="character" w:customStyle="1" w:styleId="61">
    <w:name w:val="批注文字 字符"/>
    <w:link w:val="13"/>
    <w:autoRedefine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62">
    <w:name w:val="批注主题 字符"/>
    <w:link w:val="26"/>
    <w:autoRedefine/>
    <w:semiHidden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paragraph" w:customStyle="1" w:styleId="63">
    <w:name w:val="样式 加粗 首行缩进:  2 字符"/>
    <w:basedOn w:val="1"/>
    <w:autoRedefine/>
    <w:qFormat/>
    <w:uiPriority w:val="0"/>
    <w:pPr>
      <w:tabs>
        <w:tab w:val="left" w:pos="1635"/>
      </w:tabs>
      <w:spacing w:line="312" w:lineRule="auto"/>
      <w:ind w:firstLine="482" w:firstLineChars="0"/>
    </w:pPr>
    <w:rPr>
      <w:rFonts w:cs="宋体"/>
      <w:b/>
      <w:bCs/>
      <w:szCs w:val="20"/>
    </w:rPr>
  </w:style>
  <w:style w:type="paragraph" w:customStyle="1" w:styleId="64">
    <w:name w:val="修订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65">
    <w:name w:val="已访问的超链接1"/>
    <w:autoRedefine/>
    <w:qFormat/>
    <w:uiPriority w:val="0"/>
    <w:rPr>
      <w:color w:val="800080"/>
      <w:u w:val="single"/>
    </w:rPr>
  </w:style>
  <w:style w:type="paragraph" w:customStyle="1" w:styleId="66">
    <w:name w:val="Char Char1 Char Char Char Char Char Char Char Char Char Char"/>
    <w:basedOn w:val="1"/>
    <w:autoRedefine/>
    <w:qFormat/>
    <w:uiPriority w:val="0"/>
    <w:pPr>
      <w:spacing w:line="240" w:lineRule="auto"/>
      <w:ind w:firstLine="0" w:firstLineChars="0"/>
    </w:pPr>
    <w:rPr>
      <w:rFonts w:ascii="Tahoma" w:hAnsi="Tahoma"/>
      <w:szCs w:val="20"/>
    </w:rPr>
  </w:style>
  <w:style w:type="paragraph" w:customStyle="1" w:styleId="67">
    <w:name w:val="标题1"/>
    <w:basedOn w:val="1"/>
    <w:autoRedefine/>
    <w:qFormat/>
    <w:uiPriority w:val="0"/>
    <w:pPr>
      <w:widowControl/>
      <w:spacing w:beforeLines="100" w:after="240" w:line="240" w:lineRule="exact"/>
      <w:ind w:firstLine="0" w:firstLineChars="0"/>
      <w:jc w:val="left"/>
    </w:pPr>
    <w:rPr>
      <w:rFonts w:ascii="Arial" w:hAnsi="Arial" w:cs="Verdana"/>
      <w:b/>
      <w:kern w:val="0"/>
      <w:lang w:eastAsia="en-US"/>
    </w:rPr>
  </w:style>
  <w:style w:type="paragraph" w:customStyle="1" w:styleId="68">
    <w:name w:val="Char Char1 Char Char Char Char Char Char Char Char Char Char1"/>
    <w:basedOn w:val="1"/>
    <w:autoRedefine/>
    <w:qFormat/>
    <w:uiPriority w:val="0"/>
    <w:pPr>
      <w:spacing w:line="240" w:lineRule="auto"/>
      <w:ind w:firstLine="0" w:firstLineChars="0"/>
    </w:pPr>
    <w:rPr>
      <w:rFonts w:ascii="Tahoma" w:hAnsi="Tahoma"/>
      <w:szCs w:val="20"/>
    </w:rPr>
  </w:style>
  <w:style w:type="character" w:customStyle="1" w:styleId="69">
    <w:name w:val="标题 8 字符"/>
    <w:basedOn w:val="30"/>
    <w:link w:val="9"/>
    <w:autoRedefine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0">
    <w:name w:val="标题 5 字符1"/>
    <w:basedOn w:val="30"/>
    <w:link w:val="6"/>
    <w:autoRedefine/>
    <w:semiHidden/>
    <w:qFormat/>
    <w:uiPriority w:val="9"/>
    <w:rPr>
      <w:rFonts w:ascii="Times New Roman" w:hAnsi="Times New Roman" w:eastAsia="宋体"/>
      <w:b/>
      <w:bCs/>
      <w:kern w:val="2"/>
      <w:sz w:val="28"/>
      <w:szCs w:val="28"/>
    </w:rPr>
  </w:style>
  <w:style w:type="character" w:customStyle="1" w:styleId="71">
    <w:name w:val="标题 5 字符"/>
    <w:autoRedefine/>
    <w:qFormat/>
    <w:uiPriority w:val="0"/>
    <w:rPr>
      <w:rFonts w:ascii="Arial" w:hAnsi="Arial"/>
      <w:b/>
      <w:bCs/>
      <w:sz w:val="28"/>
      <w:szCs w:val="28"/>
    </w:rPr>
  </w:style>
  <w:style w:type="paragraph" w:styleId="72">
    <w:name w:val="List Paragraph"/>
    <w:basedOn w:val="1"/>
    <w:autoRedefine/>
    <w:qFormat/>
    <w:uiPriority w:val="34"/>
    <w:pPr>
      <w:ind w:firstLine="420"/>
    </w:pPr>
  </w:style>
  <w:style w:type="character" w:customStyle="1" w:styleId="73">
    <w:name w:val="标题 字符"/>
    <w:basedOn w:val="30"/>
    <w:link w:val="25"/>
    <w:autoRedefine/>
    <w:qFormat/>
    <w:uiPriority w:val="1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74">
    <w:name w:val="标题 6 字符"/>
    <w:basedOn w:val="30"/>
    <w:link w:val="7"/>
    <w:autoRedefine/>
    <w:qFormat/>
    <w:uiPriority w:val="0"/>
    <w:rPr>
      <w:rFonts w:ascii="Times New Roman" w:hAnsi="Times New Roman" w:eastAsia="宋体"/>
      <w:b/>
      <w:bCs/>
      <w:kern w:val="2"/>
      <w:sz w:val="24"/>
      <w:szCs w:val="22"/>
    </w:rPr>
  </w:style>
  <w:style w:type="paragraph" w:customStyle="1" w:styleId="75">
    <w:name w:val="认可正文1"/>
    <w:basedOn w:val="1"/>
    <w:autoRedefine/>
    <w:qFormat/>
    <w:uiPriority w:val="0"/>
    <w:pPr>
      <w:adjustRightInd w:val="0"/>
      <w:spacing w:line="300" w:lineRule="auto"/>
      <w:ind w:right="357" w:firstLine="0" w:firstLineChars="0"/>
      <w:jc w:val="left"/>
    </w:pPr>
    <w:rPr>
      <w:rFonts w:ascii="宋体" w:hAnsi="宋体"/>
    </w:rPr>
  </w:style>
  <w:style w:type="paragraph" w:customStyle="1" w:styleId="76">
    <w:name w:val="封面标准文稿编辑信息"/>
    <w:autoRedefine/>
    <w:qFormat/>
    <w:uiPriority w:val="0"/>
    <w:pPr>
      <w:spacing w:before="180" w:line="180" w:lineRule="exact"/>
      <w:jc w:val="center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77">
    <w:name w:val="表格"/>
    <w:basedOn w:val="1"/>
    <w:autoRedefine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 w:line="320" w:lineRule="exact"/>
      <w:ind w:left="0" w:right="0" w:firstLine="0" w:firstLineChars="0"/>
      <w:jc w:val="both"/>
    </w:pPr>
    <w:rPr>
      <w:rFonts w:hint="default" w:ascii="Times New Roman" w:hAnsi="Times New Roman" w:eastAsia="宋体" w:cs="Times New Roman"/>
      <w:kern w:val="2"/>
      <w:sz w:val="21"/>
      <w:szCs w:val="21"/>
      <w:lang w:val="en-US" w:eastAsia="zh-CN" w:bidi="ar"/>
    </w:rPr>
  </w:style>
  <w:style w:type="paragraph" w:customStyle="1" w:styleId="78">
    <w:name w:val="表题"/>
    <w:basedOn w:val="77"/>
    <w:autoRedefine/>
    <w:qFormat/>
    <w:uiPriority w:val="0"/>
    <w:pPr>
      <w:numPr>
        <w:ilvl w:val="0"/>
        <w:numId w:val="3"/>
      </w:numPr>
      <w:tabs>
        <w:tab w:val="left" w:pos="420"/>
      </w:tabs>
      <w:spacing w:before="30" w:beforeLines="30" w:after="20" w:afterLines="20" w:line="440" w:lineRule="exact"/>
      <w:jc w:val="center"/>
    </w:pPr>
    <w:rPr>
      <w:rFonts w:eastAsia="黑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18</Pages>
  <Words>1999</Words>
  <Characters>5080</Characters>
  <Lines>43</Lines>
  <Paragraphs>12</Paragraphs>
  <TotalTime>0</TotalTime>
  <ScaleCrop>false</ScaleCrop>
  <LinksUpToDate>false</LinksUpToDate>
  <CharactersWithSpaces>5200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2019-12-19T09:23:00Z</dcterms:created>
  <dc:creator>chian</dc:creator>
  <cp:lastModifiedBy>&amp;喐惢馫旞￡</cp:lastModifiedBy>
  <cp:lastPrinted>2014-07-11T06:16:00Z</cp:lastPrinted>
  <dcterms:modified xsi:type="dcterms:W3CDTF">2025-12-09T10:30:15Z</dcterms:modified>
  <cp:revision>230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280EAF4758A64C6899B2D58586DA196D_13</vt:lpwstr>
  </property>
  <property fmtid="{D5CDD505-2E9C-101B-9397-08002B2CF9AE}" pid="4" name="KSOTemplateDocerSaveRecord">
    <vt:lpwstr>eyJoZGlkIjoiNTE1MTYwMTA4N2QxODEwNGE3YzNkYWQ2ODhiMDIxMzYiLCJ1c2VySWQiOiIxMTk3MzMzNzg2In0=</vt:lpwstr>
  </property>
</Properties>
</file>