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6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2761"/>
        <w:gridCol w:w="1224"/>
        <w:gridCol w:w="2713"/>
      </w:tblGrid>
      <w:tr w14:paraId="15F8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61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36D23">
            <w:pPr>
              <w:pStyle w:val="34"/>
              <w:spacing w:line="336" w:lineRule="auto"/>
              <w:jc w:val="right"/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CADE5B2">
            <w:pPr>
              <w:pStyle w:val="34"/>
              <w:spacing w:line="336" w:lineRule="auto"/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49249053">
            <w:pPr>
              <w:spacing w:line="336" w:lineRule="auto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678" w:type="dxa"/>
            <w:vAlign w:val="center"/>
          </w:tcPr>
          <w:p w14:paraId="218F497C">
            <w:pPr>
              <w:spacing w:line="336" w:lineRule="auto"/>
              <w:jc w:val="center"/>
            </w:pPr>
            <w:r>
              <w:rPr>
                <w:rFonts w:hint="eastAsia"/>
              </w:rPr>
              <w:t>Lab-</w:t>
            </w:r>
            <w:r>
              <w:rPr>
                <w:color w:val="FF0000"/>
              </w:rPr>
              <w:t>${planNumber}</w:t>
            </w:r>
            <w:r>
              <w:rPr>
                <w:rFonts w:hint="eastAsia"/>
              </w:rPr>
              <w:t>-DCI</w:t>
            </w:r>
          </w:p>
        </w:tc>
      </w:tr>
      <w:tr w14:paraId="4C85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6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706B6">
            <w:pPr>
              <w:pStyle w:val="34"/>
              <w:spacing w:line="336" w:lineRule="auto"/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BCA47B6">
            <w:pPr>
              <w:pStyle w:val="34"/>
              <w:spacing w:line="336" w:lineRule="auto"/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0BF1E752">
            <w:pPr>
              <w:spacing w:line="336" w:lineRule="auto"/>
              <w:jc w:val="center"/>
            </w:pPr>
            <w:r>
              <w:rPr>
                <w:rFonts w:hint="eastAsia"/>
              </w:rPr>
              <w:t>用例版本</w:t>
            </w:r>
          </w:p>
        </w:tc>
        <w:tc>
          <w:tcPr>
            <w:tcW w:w="2678" w:type="dxa"/>
            <w:vAlign w:val="center"/>
          </w:tcPr>
          <w:p w14:paraId="3E1EEAC2">
            <w:pPr>
              <w:spacing w:line="336" w:lineRule="auto"/>
              <w:jc w:val="center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</w:tr>
      <w:tr w14:paraId="17D2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16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CB3A8">
            <w:pPr>
              <w:pStyle w:val="34"/>
              <w:spacing w:line="336" w:lineRule="auto"/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CED108">
            <w:pPr>
              <w:pStyle w:val="34"/>
              <w:spacing w:line="336" w:lineRule="auto"/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1F340122">
            <w:pPr>
              <w:spacing w:line="336" w:lineRule="auto"/>
              <w:jc w:val="center"/>
            </w:pPr>
            <w:r>
              <w:rPr>
                <w:rFonts w:hint="eastAsia"/>
              </w:rPr>
              <w:t>总页数</w:t>
            </w:r>
          </w:p>
        </w:tc>
        <w:tc>
          <w:tcPr>
            <w:tcW w:w="2678" w:type="dxa"/>
            <w:vAlign w:val="center"/>
          </w:tcPr>
          <w:p w14:paraId="54D2817A">
            <w:pPr>
              <w:spacing w:line="336" w:lineRule="auto"/>
              <w:jc w:val="center"/>
            </w:pPr>
            <w:r>
              <w:rPr>
                <w:rFonts w:hint="eastAsia"/>
              </w:rPr>
              <w:t>共</w:t>
            </w:r>
            <w:r>
              <w:fldChar w:fldCharType="begin"/>
            </w:r>
            <w:r>
              <w:instrText xml:space="preserve"> NUMPAGES   \* MERGEFORMAT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r>
              <w:t>页</w:t>
            </w:r>
          </w:p>
        </w:tc>
      </w:tr>
    </w:tbl>
    <w:p w14:paraId="7DD26C3A"/>
    <w:p w14:paraId="39109BFA"/>
    <w:p w14:paraId="24977678"/>
    <w:p w14:paraId="7D4103E2"/>
    <w:p w14:paraId="38B44F2A">
      <w:pPr>
        <w:spacing w:line="336" w:lineRule="auto"/>
        <w:jc w:val="center"/>
        <w:rPr>
          <w:rFonts w:ascii="黑体" w:hAnsi="黑体" w:eastAsia="黑体"/>
          <w:b/>
          <w:color w:val="FF0000"/>
          <w:sz w:val="72"/>
          <w:szCs w:val="72"/>
        </w:rPr>
      </w:pPr>
      <w:r>
        <w:rPr>
          <w:rFonts w:hint="eastAsia" w:ascii="黑体" w:hAnsi="黑体" w:eastAsia="黑体"/>
          <w:b/>
          <w:color w:val="FF0000"/>
          <w:sz w:val="72"/>
          <w:szCs w:val="72"/>
        </w:rPr>
        <w:t>$</w:t>
      </w:r>
      <w:r>
        <w:rPr>
          <w:rFonts w:ascii="黑体" w:hAnsi="黑体" w:eastAsia="黑体"/>
          <w:b/>
          <w:color w:val="FF0000"/>
          <w:sz w:val="72"/>
          <w:szCs w:val="72"/>
        </w:rPr>
        <w:t>{</w:t>
      </w:r>
      <w:r>
        <w:rPr>
          <w:color w:val="FF0000"/>
          <w:sz w:val="72"/>
          <w:szCs w:val="22"/>
        </w:rPr>
        <w:t>sampleName</w:t>
      </w:r>
      <w:r>
        <w:rPr>
          <w:rFonts w:ascii="黑体" w:hAnsi="黑体" w:eastAsia="黑体"/>
          <w:b/>
          <w:color w:val="FF0000"/>
          <w:sz w:val="72"/>
          <w:szCs w:val="72"/>
        </w:rPr>
        <w:t>}</w:t>
      </w:r>
    </w:p>
    <w:p w14:paraId="484FA532">
      <w:pPr>
        <w:spacing w:line="336" w:lineRule="auto"/>
        <w:jc w:val="center"/>
        <w:rPr>
          <w:rFonts w:ascii="黑体" w:hAnsi="黑体" w:eastAsia="黑体"/>
          <w:b/>
          <w:color w:val="FF0000"/>
          <w:sz w:val="72"/>
          <w:szCs w:val="72"/>
        </w:rPr>
      </w:pPr>
      <w:r>
        <w:rPr>
          <w:rFonts w:hint="eastAsia" w:ascii="黑体" w:hAnsi="黑体" w:eastAsia="黑体"/>
          <w:b/>
          <w:color w:val="FF0000"/>
          <w:sz w:val="72"/>
          <w:szCs w:val="72"/>
        </w:rPr>
        <w:t>$</w:t>
      </w:r>
      <w:r>
        <w:rPr>
          <w:rFonts w:ascii="黑体" w:hAnsi="黑体" w:eastAsia="黑体"/>
          <w:b/>
          <w:color w:val="FF0000"/>
          <w:sz w:val="72"/>
          <w:szCs w:val="72"/>
        </w:rPr>
        <w:t>{</w:t>
      </w:r>
      <w:r>
        <w:rPr>
          <w:color w:val="FF0000"/>
          <w:sz w:val="72"/>
          <w:szCs w:val="22"/>
        </w:rPr>
        <w:t>sampleVersion</w:t>
      </w:r>
      <w:r>
        <w:rPr>
          <w:rFonts w:ascii="黑体" w:hAnsi="黑体" w:eastAsia="黑体"/>
          <w:b/>
          <w:color w:val="FF0000"/>
          <w:sz w:val="72"/>
          <w:szCs w:val="72"/>
        </w:rPr>
        <w:t>}</w:t>
      </w:r>
    </w:p>
    <w:p w14:paraId="70DFDF87">
      <w:pPr>
        <w:spacing w:line="336" w:lineRule="auto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检测用例</w:t>
      </w:r>
    </w:p>
    <w:p w14:paraId="3EEE1A89"/>
    <w:p w14:paraId="786C97E7"/>
    <w:p w14:paraId="5859B6CC"/>
    <w:p w14:paraId="504A8A83"/>
    <w:p w14:paraId="004763E4"/>
    <w:tbl>
      <w:tblPr>
        <w:tblStyle w:val="26"/>
        <w:tblW w:w="852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718"/>
        <w:gridCol w:w="3886"/>
      </w:tblGrid>
      <w:tr w14:paraId="2B084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center"/>
          </w:tcPr>
          <w:p w14:paraId="797D820C">
            <w:pPr>
              <w:spacing w:line="336" w:lineRule="auto"/>
              <w:jc w:val="right"/>
              <w:rPr>
                <w:rFonts w:eastAsiaTheme="minorEastAsia"/>
                <w:sz w:val="30"/>
                <w:szCs w:val="30"/>
              </w:rPr>
            </w:pPr>
            <w:r>
              <w:rPr>
                <w:rFonts w:hint="eastAsia" w:eastAsiaTheme="minorEastAsia"/>
                <w:sz w:val="30"/>
                <w:szCs w:val="30"/>
              </w:rPr>
              <w:t>拟 制 人</w:t>
            </w:r>
            <w:r>
              <w:rPr>
                <w:rFonts w:eastAsiaTheme="minorEastAsia"/>
                <w:sz w:val="30"/>
                <w:szCs w:val="30"/>
              </w:rPr>
              <w:t>：</w:t>
            </w:r>
          </w:p>
        </w:tc>
        <w:tc>
          <w:tcPr>
            <w:tcW w:w="2718" w:type="dxa"/>
            <w:vAlign w:val="center"/>
          </w:tcPr>
          <w:p w14:paraId="0584F29E">
            <w:pPr>
              <w:spacing w:line="336" w:lineRule="auto"/>
              <w:rPr>
                <w:rFonts w:eastAsiaTheme="minorEastAsia"/>
                <w:sz w:val="30"/>
                <w:szCs w:val="30"/>
              </w:rPr>
            </w:pPr>
            <w:r>
              <w:rPr>
                <w:rFonts w:hint="eastAsia" w:eastAsiaTheme="minorEastAsia"/>
                <w:color w:val="FF0000"/>
              </w:rPr>
              <w:t>$</w:t>
            </w:r>
            <w:r>
              <w:rPr>
                <w:rFonts w:eastAsiaTheme="minorEastAsia"/>
                <w:color w:val="FF0000"/>
              </w:rPr>
              <w:t>{</w:t>
            </w:r>
            <w:r>
              <w:rPr>
                <w:color w:val="FF0000"/>
              </w:rPr>
              <w:t>juristicUser</w:t>
            </w:r>
            <w:r>
              <w:rPr>
                <w:rFonts w:eastAsiaTheme="minorEastAsia"/>
                <w:color w:val="FF0000"/>
              </w:rPr>
              <w:t>}</w:t>
            </w:r>
          </w:p>
        </w:tc>
        <w:tc>
          <w:tcPr>
            <w:tcW w:w="3886" w:type="dxa"/>
            <w:vAlign w:val="center"/>
          </w:tcPr>
          <w:p w14:paraId="7C9B3246">
            <w:pPr>
              <w:spacing w:line="336" w:lineRule="auto"/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lang w:val="en-US" w:eastAsia="zh-CN"/>
              </w:rPr>
              <w:t>${</w:t>
            </w:r>
            <w:r>
              <w:rPr>
                <w:rFonts w:hint="eastAsia" w:eastAsiaTheme="minorEastAsia"/>
                <w:color w:val="FF0000"/>
              </w:rPr>
              <w:t>juristic</w:t>
            </w:r>
            <w:r>
              <w:rPr>
                <w:rFonts w:hint="eastAsia" w:eastAsiaTheme="minorEastAsia"/>
                <w:color w:val="FF0000"/>
                <w:lang w:val="en-US" w:eastAsia="zh-CN"/>
              </w:rPr>
              <w:t>Date}</w:t>
            </w:r>
          </w:p>
        </w:tc>
      </w:tr>
      <w:tr w14:paraId="66388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center"/>
          </w:tcPr>
          <w:p w14:paraId="5B93EEE1">
            <w:pPr>
              <w:spacing w:line="336" w:lineRule="auto"/>
              <w:jc w:val="right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审    核：</w:t>
            </w:r>
          </w:p>
        </w:tc>
        <w:tc>
          <w:tcPr>
            <w:tcW w:w="2718" w:type="dxa"/>
            <w:vAlign w:val="center"/>
          </w:tcPr>
          <w:p w14:paraId="29F37C38">
            <w:pPr>
              <w:spacing w:line="336" w:lineRule="auto"/>
              <w:rPr>
                <w:rFonts w:eastAsiaTheme="minorEastAsia"/>
                <w:sz w:val="30"/>
                <w:szCs w:val="30"/>
              </w:rPr>
            </w:pPr>
            <w:r>
              <w:rPr>
                <w:rFonts w:hint="eastAsia" w:eastAsiaTheme="minorEastAsia"/>
                <w:color w:val="FF0000"/>
              </w:rPr>
              <w:t>$</w:t>
            </w:r>
            <w:r>
              <w:rPr>
                <w:rFonts w:eastAsiaTheme="minorEastAsia"/>
                <w:color w:val="FF0000"/>
              </w:rPr>
              <w:t>{auditUser}</w:t>
            </w:r>
          </w:p>
        </w:tc>
        <w:tc>
          <w:tcPr>
            <w:tcW w:w="3886" w:type="dxa"/>
            <w:vAlign w:val="center"/>
          </w:tcPr>
          <w:p w14:paraId="2298D18E">
            <w:pPr>
              <w:spacing w:line="336" w:lineRule="auto"/>
              <w:ind w:firstLine="120" w:firstLineChars="50"/>
              <w:jc w:val="left"/>
              <w:rPr>
                <w:rFonts w:eastAsiaTheme="minorEastAsia"/>
                <w:sz w:val="30"/>
                <w:szCs w:val="30"/>
              </w:rPr>
            </w:pPr>
            <w:r>
              <w:rPr>
                <w:rFonts w:hint="eastAsia" w:eastAsiaTheme="minorEastAsia"/>
                <w:color w:val="FF0000"/>
                <w:lang w:val="en-US" w:eastAsia="zh-CN"/>
              </w:rPr>
              <w:t>${auditDate}</w:t>
            </w:r>
          </w:p>
        </w:tc>
      </w:tr>
      <w:tr w14:paraId="73CCA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center"/>
          </w:tcPr>
          <w:p w14:paraId="316D8944">
            <w:pPr>
              <w:spacing w:line="336" w:lineRule="auto"/>
              <w:jc w:val="right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批    准：</w:t>
            </w:r>
          </w:p>
        </w:tc>
        <w:tc>
          <w:tcPr>
            <w:tcW w:w="2718" w:type="dxa"/>
            <w:vAlign w:val="center"/>
          </w:tcPr>
          <w:p w14:paraId="0F001A6A">
            <w:pPr>
              <w:spacing w:line="336" w:lineRule="auto"/>
              <w:rPr>
                <w:rFonts w:ascii="Consolas" w:hAnsi="Consolas" w:cs="宋体"/>
                <w:kern w:val="0"/>
                <w:sz w:val="21"/>
                <w:szCs w:val="21"/>
              </w:rPr>
            </w:pPr>
            <w:r>
              <w:rPr>
                <w:rFonts w:hint="eastAsia" w:eastAsiaTheme="minorEastAsia"/>
                <w:color w:val="FF0000"/>
              </w:rPr>
              <w:t>$</w:t>
            </w:r>
            <w:r>
              <w:rPr>
                <w:rFonts w:eastAsiaTheme="minorEastAsia"/>
                <w:color w:val="FF0000"/>
              </w:rPr>
              <w:t>{approveUser}</w:t>
            </w:r>
          </w:p>
        </w:tc>
        <w:tc>
          <w:tcPr>
            <w:tcW w:w="3886" w:type="dxa"/>
            <w:vAlign w:val="center"/>
          </w:tcPr>
          <w:p w14:paraId="3439EDAC">
            <w:pPr>
              <w:spacing w:line="336" w:lineRule="auto"/>
              <w:jc w:val="left"/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lang w:val="en-US" w:eastAsia="zh-CN"/>
              </w:rPr>
              <w:t>${approveDate}</w:t>
            </w:r>
          </w:p>
        </w:tc>
      </w:tr>
    </w:tbl>
    <w:p w14:paraId="2407C0F9">
      <w:pPr>
        <w:spacing w:line="336" w:lineRule="auto"/>
        <w:jc w:val="both"/>
        <w:rPr>
          <w:rFonts w:hint="eastAsia"/>
          <w:sz w:val="44"/>
          <w:szCs w:val="44"/>
        </w:rPr>
      </w:pPr>
    </w:p>
    <w:p w14:paraId="2543B6A3">
      <w:pPr>
        <w:spacing w:line="336" w:lineRule="auto"/>
        <w:jc w:val="both"/>
        <w:rPr>
          <w:rFonts w:hint="eastAsia"/>
          <w:sz w:val="44"/>
          <w:szCs w:val="44"/>
        </w:rPr>
      </w:pPr>
    </w:p>
    <w:p w14:paraId="7AF7B1D5">
      <w:pPr>
        <w:spacing w:line="336" w:lineRule="auto"/>
        <w:ind w:left="482"/>
        <w:jc w:val="center"/>
        <w:rPr>
          <w:rFonts w:hint="eastAsia"/>
          <w:sz w:val="44"/>
          <w:szCs w:val="44"/>
        </w:rPr>
      </w:pPr>
    </w:p>
    <w:p w14:paraId="1B11B83B">
      <w:pPr>
        <w:spacing w:line="336" w:lineRule="auto"/>
        <w:ind w:left="482"/>
        <w:jc w:val="center"/>
        <w:rPr>
          <w:rFonts w:hint="eastAsia"/>
          <w:sz w:val="44"/>
          <w:szCs w:val="44"/>
        </w:rPr>
      </w:pPr>
    </w:p>
    <w:p w14:paraId="1FB5CFB9">
      <w:pPr>
        <w:spacing w:line="336" w:lineRule="auto"/>
        <w:ind w:left="482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修 订 页</w:t>
      </w:r>
    </w:p>
    <w:tbl>
      <w:tblPr>
        <w:tblStyle w:val="26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83"/>
        <w:gridCol w:w="1603"/>
        <w:gridCol w:w="2540"/>
        <w:gridCol w:w="787"/>
      </w:tblGrid>
      <w:tr w14:paraId="1A3E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shd w:val="clear" w:color="auto" w:fill="F2F2F2"/>
            <w:vAlign w:val="center"/>
          </w:tcPr>
          <w:p w14:paraId="6EFCACBA">
            <w:pPr>
              <w:spacing w:line="33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${revisionList}版本</w:t>
            </w:r>
          </w:p>
        </w:tc>
        <w:tc>
          <w:tcPr>
            <w:tcW w:w="2383" w:type="dxa"/>
            <w:shd w:val="clear" w:color="auto" w:fill="F2F2F2"/>
            <w:vAlign w:val="center"/>
          </w:tcPr>
          <w:p w14:paraId="72FBCDBB">
            <w:pPr>
              <w:spacing w:line="33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修改内容摘要</w:t>
            </w:r>
          </w:p>
        </w:tc>
        <w:tc>
          <w:tcPr>
            <w:tcW w:w="1603" w:type="dxa"/>
            <w:shd w:val="clear" w:color="auto" w:fill="F2F2F2"/>
            <w:vAlign w:val="center"/>
          </w:tcPr>
          <w:p w14:paraId="40FA6663">
            <w:pPr>
              <w:spacing w:line="33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修改人</w:t>
            </w:r>
          </w:p>
        </w:tc>
        <w:tc>
          <w:tcPr>
            <w:tcW w:w="2540" w:type="dxa"/>
            <w:shd w:val="clear" w:color="auto" w:fill="F2F2F2"/>
            <w:vAlign w:val="center"/>
          </w:tcPr>
          <w:p w14:paraId="676BAB79">
            <w:pPr>
              <w:spacing w:line="33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修改日期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15E108C3">
            <w:pPr>
              <w:spacing w:line="336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72C1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067880C1">
            <w:pPr>
              <w:spacing w:line="336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</w:t>
            </w:r>
            <w:r>
              <w:rPr>
                <w:color w:val="FF0000"/>
                <w:szCs w:val="21"/>
              </w:rPr>
              <w:t>revisionVersion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]</w:t>
            </w:r>
          </w:p>
        </w:tc>
        <w:tc>
          <w:tcPr>
            <w:tcW w:w="2383" w:type="dxa"/>
            <w:vAlign w:val="center"/>
          </w:tcPr>
          <w:p w14:paraId="02527C40">
            <w:pPr>
              <w:spacing w:line="336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</w:t>
            </w:r>
            <w:r>
              <w:rPr>
                <w:color w:val="FF0000"/>
                <w:szCs w:val="21"/>
              </w:rPr>
              <w:t>revisionContent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]</w:t>
            </w:r>
          </w:p>
        </w:tc>
        <w:tc>
          <w:tcPr>
            <w:tcW w:w="1603" w:type="dxa"/>
            <w:vAlign w:val="center"/>
          </w:tcPr>
          <w:p w14:paraId="1FA4E5C9">
            <w:pPr>
              <w:spacing w:line="336" w:lineRule="auto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</w:t>
            </w:r>
            <w:r>
              <w:rPr>
                <w:color w:val="FF0000"/>
                <w:szCs w:val="21"/>
              </w:rPr>
              <w:t>testManagerUser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]</w:t>
            </w:r>
          </w:p>
        </w:tc>
        <w:tc>
          <w:tcPr>
            <w:tcW w:w="2540" w:type="dxa"/>
            <w:vAlign w:val="center"/>
          </w:tcPr>
          <w:p w14:paraId="253FDAA4">
            <w:pPr>
              <w:spacing w:line="336" w:lineRule="auto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[revisionDate]</w:t>
            </w:r>
          </w:p>
        </w:tc>
        <w:tc>
          <w:tcPr>
            <w:tcW w:w="787" w:type="dxa"/>
            <w:vAlign w:val="center"/>
          </w:tcPr>
          <w:p w14:paraId="3B641C98">
            <w:pPr>
              <w:spacing w:line="336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[revisionRemark]</w:t>
            </w:r>
          </w:p>
        </w:tc>
      </w:tr>
      <w:tr w14:paraId="60B6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0065DDAE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70A14B1C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13DE954D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64384DD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1C00CCF1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13A0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28C72D8C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41562A37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421D2440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782F19C4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6BCBC7AC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0D3D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7A0DF4EB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2A10C8C0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04972B8A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9CE6662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097213E1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45A5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17D93DDC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721EB175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414F91E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337B5E41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79702089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0398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3B222A79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22E34DEA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6278589D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308831F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1EA4F2C3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10F8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416E4F3B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0A762008">
            <w:pPr>
              <w:spacing w:line="336" w:lineRule="auto"/>
              <w:rPr>
                <w:rFonts w:ascii="Wingdings 2" w:hAnsi="Wingdings 2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356E63A7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357EE806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49E4A641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0DF3F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16A2D37D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50901A26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78085F7E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7984C3D0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5305FAAF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71DE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0B036535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6ECEB915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C2EA1AE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6479CF2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675A8317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4286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47EDFD91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4827FA43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0232848D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5A436120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38A95BDA">
            <w:pPr>
              <w:spacing w:line="336" w:lineRule="auto"/>
              <w:jc w:val="center"/>
              <w:rPr>
                <w:szCs w:val="21"/>
              </w:rPr>
            </w:pPr>
          </w:p>
        </w:tc>
      </w:tr>
      <w:tr w14:paraId="767B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27525E8C">
            <w:pPr>
              <w:spacing w:line="336" w:lineRule="auto"/>
              <w:jc w:val="center"/>
              <w:rPr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140ED7D0">
            <w:pPr>
              <w:spacing w:line="336" w:lineRule="auto"/>
              <w:rPr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74F19743">
            <w:pPr>
              <w:spacing w:line="336" w:lineRule="auto"/>
              <w:rPr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65B12B6A">
            <w:pPr>
              <w:spacing w:line="336" w:lineRule="auto"/>
              <w:rPr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462686C8">
            <w:pPr>
              <w:spacing w:line="336" w:lineRule="auto"/>
              <w:jc w:val="center"/>
              <w:rPr>
                <w:szCs w:val="21"/>
              </w:rPr>
            </w:pPr>
          </w:p>
        </w:tc>
      </w:tr>
    </w:tbl>
    <w:p w14:paraId="6F9C4DD5">
      <w:pPr>
        <w:pStyle w:val="24"/>
        <w:spacing w:line="336" w:lineRule="auto"/>
        <w:jc w:val="both"/>
        <w:rPr>
          <w:sz w:val="44"/>
          <w:szCs w:val="44"/>
        </w:rPr>
      </w:pPr>
      <w:r>
        <w:rPr>
          <w:lang w:val="pt-BR"/>
        </w:rPr>
        <w:br w:type="page"/>
      </w:r>
      <w:bookmarkStart w:id="0" w:name="_Toc4983"/>
      <w:bookmarkStart w:id="1" w:name="_Toc37671808"/>
      <w:bookmarkStart w:id="2" w:name="_Toc31942"/>
      <w:r>
        <w:rPr>
          <w:rFonts w:hint="eastAsia"/>
          <w:sz w:val="44"/>
          <w:szCs w:val="44"/>
        </w:rPr>
        <w:t xml:space="preserve">目 </w:t>
      </w:r>
      <w:r>
        <w:rPr>
          <w:sz w:val="44"/>
          <w:szCs w:val="44"/>
        </w:rPr>
        <w:t xml:space="preserve">  </w:t>
      </w:r>
      <w:r>
        <w:rPr>
          <w:rFonts w:hint="eastAsia"/>
          <w:sz w:val="44"/>
          <w:szCs w:val="44"/>
        </w:rPr>
        <w:t>录</w:t>
      </w:r>
      <w:bookmarkEnd w:id="0"/>
      <w:bookmarkEnd w:id="1"/>
      <w:bookmarkEnd w:id="2"/>
    </w:p>
    <w:p w14:paraId="714D56A6">
      <w:pPr>
        <w:pStyle w:val="19"/>
        <w:tabs>
          <w:tab w:val="right" w:leader="dot" w:pos="8312"/>
          <w:tab w:val="clear" w:pos="8302"/>
        </w:tabs>
        <w:ind w:firstLine="89"/>
      </w:pPr>
      <w:r>
        <w:rPr>
          <w:bCs/>
        </w:rPr>
        <w:fldChar w:fldCharType="begin"/>
      </w:r>
      <w:r>
        <w:rPr>
          <w:bCs/>
        </w:rPr>
        <w:instrText xml:space="preserve">TOC \o "1-4" \h \u </w:instrText>
      </w:r>
      <w:r>
        <w:rPr>
          <w:bCs/>
        </w:rPr>
        <w:fldChar w:fldCharType="separate"/>
      </w:r>
      <w:r>
        <w:fldChar w:fldCharType="begin"/>
      </w:r>
      <w:r>
        <w:instrText xml:space="preserve"> HYPERLINK \l "_Toc4983" </w:instrText>
      </w:r>
      <w:r>
        <w:fldChar w:fldCharType="separate"/>
      </w:r>
      <w:r>
        <w:rPr>
          <w:rFonts w:hint="eastAsia"/>
          <w:szCs w:val="44"/>
        </w:rPr>
        <w:t xml:space="preserve">目 </w:t>
      </w:r>
      <w:r>
        <w:rPr>
          <w:szCs w:val="44"/>
        </w:rPr>
        <w:t xml:space="preserve">  </w:t>
      </w:r>
      <w:r>
        <w:rPr>
          <w:rFonts w:hint="eastAsia"/>
          <w:szCs w:val="44"/>
        </w:rPr>
        <w:t>录</w:t>
      </w:r>
      <w:r>
        <w:tab/>
      </w:r>
      <w:r>
        <w:fldChar w:fldCharType="begin"/>
      </w:r>
      <w:r>
        <w:instrText xml:space="preserve"> PAGEREF _Toc4983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123567">
      <w:pPr>
        <w:pStyle w:val="19"/>
        <w:tabs>
          <w:tab w:val="right" w:leader="dot" w:pos="8312"/>
          <w:tab w:val="clear" w:pos="8302"/>
        </w:tabs>
        <w:ind w:firstLine="89"/>
      </w:pPr>
      <w:r>
        <w:fldChar w:fldCharType="begin"/>
      </w:r>
      <w:r>
        <w:instrText xml:space="preserve"> HYPERLINK \l "_Toc2159" </w:instrText>
      </w:r>
      <w:r>
        <w:fldChar w:fldCharType="separate"/>
      </w:r>
      <w:r>
        <w:t xml:space="preserve">1. </w:t>
      </w:r>
      <w:r>
        <w:rPr>
          <w:rFonts w:hint="eastAsia"/>
        </w:rPr>
        <w:t>检测环境</w:t>
      </w:r>
      <w:r>
        <w:tab/>
      </w:r>
      <w:r>
        <w:fldChar w:fldCharType="begin"/>
      </w:r>
      <w:r>
        <w:instrText xml:space="preserve"> PAGEREF _Toc2159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E3B79B">
      <w:pPr>
        <w:pStyle w:val="22"/>
        <w:tabs>
          <w:tab w:val="right" w:leader="dot" w:pos="8312"/>
        </w:tabs>
        <w:ind w:left="480"/>
      </w:pPr>
      <w:r>
        <w:fldChar w:fldCharType="begin"/>
      </w:r>
      <w:r>
        <w:instrText xml:space="preserve"> HYPERLINK \l "_Toc25358" </w:instrText>
      </w:r>
      <w:r>
        <w:fldChar w:fldCharType="separate"/>
      </w:r>
      <w:r>
        <w:t xml:space="preserve">1.1. </w:t>
      </w:r>
      <w:r>
        <w:rPr>
          <w:rFonts w:hint="eastAsia"/>
        </w:rPr>
        <w:t>服务端环境配置</w:t>
      </w:r>
      <w:r>
        <w:tab/>
      </w:r>
      <w:r>
        <w:fldChar w:fldCharType="begin"/>
      </w:r>
      <w:r>
        <w:instrText xml:space="preserve"> PAGEREF _Toc25358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411730">
      <w:pPr>
        <w:pStyle w:val="22"/>
        <w:tabs>
          <w:tab w:val="right" w:leader="dot" w:pos="8312"/>
        </w:tabs>
        <w:ind w:left="480"/>
      </w:pPr>
      <w:r>
        <w:fldChar w:fldCharType="begin"/>
      </w:r>
      <w:r>
        <w:instrText xml:space="preserve"> HYPERLINK \l "_Toc14730" </w:instrText>
      </w:r>
      <w:r>
        <w:fldChar w:fldCharType="separate"/>
      </w:r>
      <w:r>
        <w:t xml:space="preserve">1.2. </w:t>
      </w:r>
      <w:r>
        <w:rPr>
          <w:rFonts w:hint="eastAsia"/>
        </w:rPr>
        <w:t>客户端环境配置</w:t>
      </w:r>
      <w:r>
        <w:tab/>
      </w:r>
      <w:r>
        <w:fldChar w:fldCharType="begin"/>
      </w:r>
      <w:r>
        <w:instrText xml:space="preserve"> PAGEREF _Toc14730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932FDF">
      <w:pPr>
        <w:pStyle w:val="22"/>
        <w:tabs>
          <w:tab w:val="right" w:leader="dot" w:pos="8312"/>
        </w:tabs>
        <w:ind w:left="480"/>
      </w:pPr>
      <w:r>
        <w:fldChar w:fldCharType="begin"/>
      </w:r>
      <w:r>
        <w:instrText xml:space="preserve"> HYPERLINK \l "_Toc2622" </w:instrText>
      </w:r>
      <w:r>
        <w:fldChar w:fldCharType="separate"/>
      </w:r>
      <w:r>
        <w:t xml:space="preserve">1.3. </w:t>
      </w:r>
      <w:r>
        <w:rPr>
          <w:rFonts w:hint="eastAsia"/>
        </w:rPr>
        <w:t>网络环境配置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938A1D">
      <w:pPr>
        <w:pStyle w:val="22"/>
        <w:tabs>
          <w:tab w:val="right" w:leader="dot" w:pos="8312"/>
        </w:tabs>
        <w:ind w:left="480"/>
      </w:pPr>
      <w:r>
        <w:fldChar w:fldCharType="begin"/>
      </w:r>
      <w:r>
        <w:instrText xml:space="preserve"> HYPERLINK \l "_Toc17945" </w:instrText>
      </w:r>
      <w:r>
        <w:fldChar w:fldCharType="separate"/>
      </w:r>
      <w:r>
        <w:t xml:space="preserve">1.4. </w:t>
      </w:r>
      <w:r>
        <w:rPr>
          <w:rFonts w:hint="eastAsia"/>
        </w:rPr>
        <w:t>温湿度环境配置</w:t>
      </w:r>
      <w:r>
        <w:tab/>
      </w:r>
      <w:r>
        <w:fldChar w:fldCharType="begin"/>
      </w:r>
      <w:r>
        <w:instrText xml:space="preserve"> PAGEREF _Toc17945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AA8972">
      <w:pPr>
        <w:pStyle w:val="22"/>
        <w:tabs>
          <w:tab w:val="right" w:leader="dot" w:pos="8312"/>
        </w:tabs>
        <w:ind w:left="480"/>
      </w:pPr>
      <w:r>
        <w:fldChar w:fldCharType="begin"/>
      </w:r>
      <w:r>
        <w:instrText xml:space="preserve"> HYPERLINK \l "_Toc18767" </w:instrText>
      </w:r>
      <w:r>
        <w:fldChar w:fldCharType="separate"/>
      </w:r>
      <w:r>
        <w:t xml:space="preserve">1.5. </w:t>
      </w:r>
      <w:r>
        <w:rPr>
          <w:rFonts w:hint="eastAsia"/>
        </w:rPr>
        <w:t>网络拓扑图</w:t>
      </w:r>
      <w:r>
        <w:tab/>
      </w:r>
      <w:r>
        <w:fldChar w:fldCharType="begin"/>
      </w:r>
      <w:r>
        <w:instrText xml:space="preserve"> PAGEREF _Toc18767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3BDFA8">
      <w:pPr>
        <w:pStyle w:val="19"/>
        <w:tabs>
          <w:tab w:val="right" w:leader="dot" w:pos="8312"/>
          <w:tab w:val="clear" w:pos="8302"/>
        </w:tabs>
        <w:ind w:firstLine="89"/>
      </w:pPr>
      <w:r>
        <w:fldChar w:fldCharType="begin"/>
      </w:r>
      <w:r>
        <w:instrText xml:space="preserve"> HYPERLINK \l "_Toc6475" </w:instrText>
      </w:r>
      <w:r>
        <w:fldChar w:fldCharType="separate"/>
      </w:r>
      <w:r>
        <w:t xml:space="preserve">2. </w:t>
      </w:r>
      <w:r>
        <w:rPr>
          <w:rFonts w:hint="eastAsia"/>
        </w:rPr>
        <w:t>检测用例说明</w:t>
      </w:r>
      <w:r>
        <w:tab/>
      </w:r>
      <w:r>
        <w:fldChar w:fldCharType="begin"/>
      </w:r>
      <w:r>
        <w:instrText xml:space="preserve"> PAGEREF _Toc6475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B75194">
      <w:pPr>
        <w:pStyle w:val="19"/>
        <w:tabs>
          <w:tab w:val="right" w:leader="dot" w:pos="8312"/>
          <w:tab w:val="clear" w:pos="8302"/>
        </w:tabs>
        <w:ind w:firstLine="89"/>
      </w:pPr>
      <w:r>
        <w:fldChar w:fldCharType="begin"/>
      </w:r>
      <w:r>
        <w:instrText xml:space="preserve"> HYPERLINK \l "_Toc25267" </w:instrText>
      </w:r>
      <w:r>
        <w:fldChar w:fldCharType="separate"/>
      </w:r>
      <w:r>
        <w:t xml:space="preserve">3. </w:t>
      </w:r>
      <w:r>
        <w:rPr>
          <w:rFonts w:hint="eastAsia"/>
        </w:rPr>
        <w:t>检测用例记录</w:t>
      </w:r>
      <w:r>
        <w:tab/>
      </w:r>
      <w:r>
        <w:fldChar w:fldCharType="begin"/>
      </w:r>
      <w:r>
        <w:instrText xml:space="preserve"> PAGEREF _Toc25267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7C5975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"_Toc18388" </w:instrText>
      </w:r>
      <w:r>
        <w:fldChar w:fldCharType="separate"/>
      </w:r>
      <w:r>
        <w:rPr>
          <w:rFonts w:hint="eastAsia"/>
        </w:rPr>
        <w:t>20240900001</w:t>
      </w:r>
      <w:r>
        <w:tab/>
      </w:r>
      <w:r>
        <w:fldChar w:fldCharType="begin"/>
      </w:r>
      <w:r>
        <w:instrText xml:space="preserve"> PAGEREF _Toc18388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A3CDD06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"_Toc19474" </w:instrText>
      </w:r>
      <w:r>
        <w:fldChar w:fldCharType="separate"/>
      </w:r>
      <w:r>
        <w:rPr>
          <w:rFonts w:hint="eastAsia"/>
        </w:rPr>
        <w:t>20240900002</w:t>
      </w:r>
      <w:r>
        <w:tab/>
      </w:r>
      <w:r>
        <w:fldChar w:fldCharType="begin"/>
      </w:r>
      <w:r>
        <w:instrText xml:space="preserve"> PAGEREF _Toc19474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F6744DB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"_Toc32100" </w:instrText>
      </w:r>
      <w:r>
        <w:fldChar w:fldCharType="separate"/>
      </w:r>
      <w:r>
        <w:rPr>
          <w:rFonts w:hint="eastAsia"/>
        </w:rPr>
        <w:t>20240900003</w:t>
      </w:r>
      <w:r>
        <w:tab/>
      </w:r>
      <w:r>
        <w:fldChar w:fldCharType="begin"/>
      </w:r>
      <w:r>
        <w:instrText xml:space="preserve"> PAGEREF _Toc32100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71EA082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"_Toc25725" </w:instrText>
      </w:r>
      <w:r>
        <w:fldChar w:fldCharType="separate"/>
      </w:r>
      <w:r>
        <w:rPr>
          <w:rFonts w:hint="eastAsia"/>
        </w:rPr>
        <w:t>20240900004</w:t>
      </w:r>
      <w:r>
        <w:tab/>
      </w:r>
      <w:r>
        <w:fldChar w:fldCharType="begin"/>
      </w:r>
      <w:r>
        <w:instrText xml:space="preserve"> PAGEREF _Toc25725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F53566E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"_Toc24185" </w:instrText>
      </w:r>
      <w:r>
        <w:fldChar w:fldCharType="separate"/>
      </w:r>
      <w:r>
        <w:rPr>
          <w:rFonts w:hint="eastAsia"/>
        </w:rPr>
        <w:t>20240900005</w:t>
      </w:r>
      <w:r>
        <w:tab/>
      </w:r>
      <w:r>
        <w:fldChar w:fldCharType="begin"/>
      </w:r>
      <w:r>
        <w:instrText xml:space="preserve"> PAGEREF _Toc24185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B773A88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"_Toc16734" </w:instrText>
      </w:r>
      <w:r>
        <w:fldChar w:fldCharType="separate"/>
      </w:r>
      <w:r>
        <w:rPr>
          <w:rFonts w:hint="eastAsia"/>
        </w:rPr>
        <w:t>20240900006</w:t>
      </w:r>
      <w:r>
        <w:tab/>
      </w:r>
      <w:r>
        <w:fldChar w:fldCharType="begin"/>
      </w:r>
      <w:r>
        <w:instrText xml:space="preserve"> PAGEREF _Toc16734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3702E61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"_Toc18964" </w:instrText>
      </w:r>
      <w:r>
        <w:fldChar w:fldCharType="separate"/>
      </w:r>
      <w:r>
        <w:rPr>
          <w:rFonts w:hint="eastAsia"/>
        </w:rPr>
        <w:t>20240900007</w:t>
      </w:r>
      <w:r>
        <w:tab/>
      </w:r>
      <w:r>
        <w:fldChar w:fldCharType="begin"/>
      </w:r>
      <w:r>
        <w:instrText xml:space="preserve"> PAGEREF _Toc18964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2BE905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"_Toc28652" </w:instrText>
      </w:r>
      <w:r>
        <w:fldChar w:fldCharType="separate"/>
      </w:r>
      <w:r>
        <w:rPr>
          <w:rFonts w:hint="eastAsia"/>
        </w:rPr>
        <w:t>20240900008</w:t>
      </w:r>
      <w:r>
        <w:tab/>
      </w:r>
      <w:r>
        <w:fldChar w:fldCharType="begin"/>
      </w:r>
      <w:r>
        <w:instrText xml:space="preserve"> PAGEREF _Toc28652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6EFDA9E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"_Toc487" </w:instrText>
      </w:r>
      <w:r>
        <w:fldChar w:fldCharType="separate"/>
      </w:r>
      <w:r>
        <w:rPr>
          <w:rFonts w:hint="eastAsia"/>
        </w:rPr>
        <w:t>20240900008</w:t>
      </w:r>
      <w:r>
        <w:tab/>
      </w:r>
      <w:r>
        <w:fldChar w:fldCharType="begin"/>
      </w:r>
      <w:r>
        <w:instrText xml:space="preserve"> PAGEREF _Toc487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1353EFC">
      <w:pPr>
        <w:pStyle w:val="20"/>
        <w:tabs>
          <w:tab w:val="right" w:leader="dot" w:pos="8312"/>
        </w:tabs>
        <w:ind w:left="1440"/>
      </w:pPr>
      <w:r>
        <w:fldChar w:fldCharType="begin"/>
      </w:r>
      <w:r>
        <w:instrText xml:space="preserve"> HYPERLINK \l "_Toc14114" </w:instrText>
      </w:r>
      <w:r>
        <w:fldChar w:fldCharType="separate"/>
      </w:r>
      <w:r>
        <w:rPr>
          <w:rFonts w:hint="eastAsia"/>
        </w:rPr>
        <w:t>20240900009</w:t>
      </w:r>
      <w:r>
        <w:tab/>
      </w:r>
      <w:r>
        <w:fldChar w:fldCharType="begin"/>
      </w:r>
      <w:r>
        <w:instrText xml:space="preserve"> PAGEREF _Toc14114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835F47">
      <w:pPr>
        <w:pStyle w:val="22"/>
        <w:tabs>
          <w:tab w:val="right" w:leader="dot" w:pos="8302"/>
        </w:tabs>
        <w:spacing w:line="336" w:lineRule="auto"/>
        <w:ind w:left="0" w:leftChars="0"/>
        <w:rPr>
          <w:rStyle w:val="69"/>
        </w:rPr>
      </w:pPr>
      <w:r>
        <w:rPr>
          <w:bCs/>
        </w:rPr>
        <w:fldChar w:fldCharType="end"/>
      </w:r>
    </w:p>
    <w:p w14:paraId="1DD2BEB3">
      <w:pPr>
        <w:ind w:firstLine="480"/>
      </w:pPr>
      <w:bookmarkStart w:id="3" w:name="_Toc17313"/>
      <w:bookmarkStart w:id="4" w:name="_Toc37671810"/>
      <w:r>
        <w:rPr>
          <w:rFonts w:hint="eastAsia"/>
        </w:rPr>
        <w:br w:type="page"/>
      </w:r>
    </w:p>
    <w:bookmarkEnd w:id="3"/>
    <w:bookmarkEnd w:id="4"/>
    <w:p w14:paraId="7A94D572">
      <w:pPr>
        <w:pStyle w:val="2"/>
        <w:keepNext w:val="0"/>
        <w:keepLines w:val="0"/>
        <w:ind w:left="0" w:firstLine="0"/>
      </w:pPr>
      <w:bookmarkStart w:id="5" w:name="_Toc2159"/>
      <w:bookmarkStart w:id="6" w:name="_Toc47457217"/>
      <w:r>
        <w:rPr>
          <w:rFonts w:hint="eastAsia"/>
        </w:rPr>
        <w:t>检测环境</w:t>
      </w:r>
      <w:bookmarkEnd w:id="5"/>
      <w:bookmarkEnd w:id="6"/>
    </w:p>
    <w:p w14:paraId="24FEDF8F">
      <w:pPr>
        <w:pStyle w:val="3"/>
        <w:keepNext w:val="0"/>
        <w:keepLines w:val="0"/>
        <w:tabs>
          <w:tab w:val="clear" w:pos="1271"/>
        </w:tabs>
        <w:ind w:left="0" w:firstLine="0"/>
      </w:pPr>
      <w:bookmarkStart w:id="7" w:name="_Toc37671812"/>
      <w:bookmarkStart w:id="8" w:name="_Toc25307"/>
      <w:bookmarkStart w:id="9" w:name="_Toc25358"/>
      <w:r>
        <w:rPr>
          <w:rFonts w:hint="eastAsia"/>
        </w:rPr>
        <w:t>服务端环境配置</w:t>
      </w:r>
      <w:bookmarkEnd w:id="7"/>
      <w:bookmarkEnd w:id="8"/>
      <w:bookmarkEnd w:id="9"/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1393"/>
        <w:gridCol w:w="1790"/>
        <w:gridCol w:w="2128"/>
        <w:gridCol w:w="1527"/>
        <w:gridCol w:w="1252"/>
      </w:tblGrid>
      <w:tr w14:paraId="373B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vMerge w:val="restart"/>
            <w:shd w:val="clear" w:color="auto" w:fill="F2F2F2"/>
            <w:vAlign w:val="center"/>
          </w:tcPr>
          <w:p w14:paraId="7C4A5953">
            <w:pPr>
              <w:spacing w:line="336" w:lineRule="auto"/>
            </w:pPr>
            <w:r>
              <w:t>序号</w:t>
            </w:r>
          </w:p>
        </w:tc>
        <w:tc>
          <w:tcPr>
            <w:tcW w:w="3099" w:type="dxa"/>
            <w:gridSpan w:val="2"/>
            <w:shd w:val="clear" w:color="auto" w:fill="F2F2F2"/>
            <w:vAlign w:val="center"/>
          </w:tcPr>
          <w:p w14:paraId="0A58FFDB">
            <w:pPr>
              <w:spacing w:line="336" w:lineRule="auto"/>
              <w:ind w:firstLine="482"/>
              <w:jc w:val="center"/>
              <w:rPr>
                <w:b/>
              </w:rPr>
            </w:pPr>
            <w:r>
              <w:rPr>
                <w:b/>
              </w:rPr>
              <w:t>硬件环境</w:t>
            </w:r>
          </w:p>
        </w:tc>
        <w:tc>
          <w:tcPr>
            <w:tcW w:w="4778" w:type="dxa"/>
            <w:gridSpan w:val="3"/>
            <w:shd w:val="clear" w:color="auto" w:fill="F2F2F2"/>
            <w:vAlign w:val="center"/>
          </w:tcPr>
          <w:p w14:paraId="2CA583AB">
            <w:pPr>
              <w:spacing w:line="336" w:lineRule="auto"/>
              <w:ind w:firstLine="482"/>
              <w:jc w:val="center"/>
              <w:rPr>
                <w:b/>
              </w:rPr>
            </w:pPr>
            <w:r>
              <w:rPr>
                <w:b/>
              </w:rPr>
              <w:t>软件环境</w:t>
            </w:r>
          </w:p>
        </w:tc>
      </w:tr>
      <w:tr w14:paraId="50F1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tblHeader/>
          <w:jc w:val="center"/>
        </w:trPr>
        <w:tc>
          <w:tcPr>
            <w:tcW w:w="425" w:type="dxa"/>
            <w:vMerge w:val="continue"/>
            <w:shd w:val="clear" w:color="auto" w:fill="F2F2F2"/>
            <w:vAlign w:val="center"/>
          </w:tcPr>
          <w:p w14:paraId="4298E340">
            <w:pPr>
              <w:spacing w:line="336" w:lineRule="auto"/>
              <w:ind w:firstLine="480"/>
              <w:jc w:val="center"/>
            </w:pPr>
          </w:p>
        </w:tc>
        <w:tc>
          <w:tcPr>
            <w:tcW w:w="1356" w:type="dxa"/>
            <w:shd w:val="clear" w:color="auto" w:fill="F2F2F2"/>
            <w:vAlign w:val="center"/>
          </w:tcPr>
          <w:p w14:paraId="38743D8D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${servEnvList}</w:t>
            </w:r>
          </w:p>
          <w:p w14:paraId="0D30AFF2">
            <w:pPr>
              <w:spacing w:line="336" w:lineRule="auto"/>
              <w:jc w:val="center"/>
            </w:pPr>
            <w:r>
              <w:t>名称/型号</w:t>
            </w:r>
          </w:p>
        </w:tc>
        <w:tc>
          <w:tcPr>
            <w:tcW w:w="1743" w:type="dxa"/>
            <w:shd w:val="clear" w:color="auto" w:fill="F2F2F2"/>
            <w:vAlign w:val="center"/>
          </w:tcPr>
          <w:p w14:paraId="00EC05FD">
            <w:pPr>
              <w:spacing w:line="336" w:lineRule="auto"/>
              <w:jc w:val="center"/>
            </w:pPr>
            <w:r>
              <w:t>配置</w:t>
            </w:r>
          </w:p>
        </w:tc>
        <w:tc>
          <w:tcPr>
            <w:tcW w:w="2072" w:type="dxa"/>
            <w:shd w:val="clear" w:color="auto" w:fill="F2F2F2"/>
            <w:vAlign w:val="center"/>
          </w:tcPr>
          <w:p w14:paraId="7594CC84">
            <w:pPr>
              <w:spacing w:line="336" w:lineRule="auto"/>
              <w:jc w:val="center"/>
            </w:pPr>
            <w:r>
              <w:t>软件名称版本号</w:t>
            </w:r>
          </w:p>
        </w:tc>
        <w:tc>
          <w:tcPr>
            <w:tcW w:w="1487" w:type="dxa"/>
            <w:shd w:val="clear" w:color="auto" w:fill="F2F2F2"/>
            <w:vAlign w:val="center"/>
          </w:tcPr>
          <w:p w14:paraId="2D3FB044">
            <w:pPr>
              <w:spacing w:line="336" w:lineRule="auto"/>
              <w:jc w:val="center"/>
            </w:pPr>
            <w:r>
              <w:t>生产商/来源</w:t>
            </w:r>
          </w:p>
        </w:tc>
        <w:tc>
          <w:tcPr>
            <w:tcW w:w="1219" w:type="dxa"/>
            <w:shd w:val="clear" w:color="auto" w:fill="F2F2F2"/>
            <w:vAlign w:val="center"/>
          </w:tcPr>
          <w:p w14:paraId="7A6A6F5F">
            <w:pPr>
              <w:spacing w:line="336" w:lineRule="auto"/>
              <w:jc w:val="center"/>
            </w:pPr>
            <w:r>
              <w:t>用途</w:t>
            </w:r>
          </w:p>
        </w:tc>
      </w:tr>
      <w:tr w14:paraId="77D8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3" w:hRule="atLeast"/>
          <w:jc w:val="center"/>
        </w:trPr>
        <w:tc>
          <w:tcPr>
            <w:tcW w:w="425" w:type="dxa"/>
            <w:vMerge w:val="restart"/>
            <w:shd w:val="clear" w:color="auto" w:fill="auto"/>
            <w:vAlign w:val="center"/>
          </w:tcPr>
          <w:p w14:paraId="32319B3A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[envId]</w:t>
            </w:r>
          </w:p>
        </w:tc>
        <w:tc>
          <w:tcPr>
            <w:tcW w:w="1356" w:type="dxa"/>
            <w:vMerge w:val="restart"/>
            <w:shd w:val="clear" w:color="auto" w:fill="auto"/>
            <w:vAlign w:val="center"/>
          </w:tcPr>
          <w:p w14:paraId="63577DED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hwName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743" w:type="dxa"/>
            <w:vMerge w:val="restart"/>
            <w:shd w:val="clear" w:color="auto" w:fill="auto"/>
            <w:vAlign w:val="center"/>
          </w:tcPr>
          <w:p w14:paraId="33A6F1AE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hwConfig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159F341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swName</w:t>
            </w:r>
            <w:r>
              <w:rPr>
                <w:rFonts w:hint="eastAsia"/>
                <w:color w:val="FF0000"/>
                <w:lang w:val="en-US" w:eastAsia="zh-CN"/>
              </w:rPr>
              <w:t>][</w:t>
            </w:r>
            <w:r>
              <w:rPr>
                <w:color w:val="FF0000"/>
              </w:rPr>
              <w:t>swVersion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487" w:type="dxa"/>
            <w:vAlign w:val="center"/>
          </w:tcPr>
          <w:p w14:paraId="215919E8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swSource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219" w:type="dxa"/>
            <w:vAlign w:val="center"/>
          </w:tcPr>
          <w:p w14:paraId="646FD4DD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swPurpose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  <w:tr w14:paraId="6051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5" w:type="dxa"/>
            <w:vMerge w:val="continue"/>
            <w:shd w:val="clear" w:color="auto" w:fill="auto"/>
            <w:vAlign w:val="center"/>
          </w:tcPr>
          <w:p w14:paraId="5024C720">
            <w:pPr>
              <w:spacing w:line="336" w:lineRule="auto"/>
              <w:ind w:firstLine="480"/>
              <w:jc w:val="left"/>
              <w:rPr>
                <w:color w:val="FF0000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60122B1F">
            <w:pPr>
              <w:spacing w:line="336" w:lineRule="auto"/>
              <w:ind w:firstLine="480"/>
              <w:jc w:val="left"/>
              <w:rPr>
                <w:color w:val="FF0000"/>
              </w:rPr>
            </w:pPr>
          </w:p>
        </w:tc>
        <w:tc>
          <w:tcPr>
            <w:tcW w:w="1743" w:type="dxa"/>
            <w:vMerge w:val="continue"/>
            <w:shd w:val="clear" w:color="auto" w:fill="auto"/>
            <w:vAlign w:val="center"/>
          </w:tcPr>
          <w:p w14:paraId="6A88414E">
            <w:pPr>
              <w:spacing w:line="336" w:lineRule="auto"/>
              <w:ind w:firstLine="480"/>
              <w:jc w:val="left"/>
              <w:rPr>
                <w:color w:val="FF0000"/>
              </w:rPr>
            </w:pPr>
          </w:p>
        </w:tc>
        <w:tc>
          <w:tcPr>
            <w:tcW w:w="2072" w:type="dxa"/>
            <w:shd w:val="clear" w:color="auto" w:fill="auto"/>
            <w:vAlign w:val="center"/>
          </w:tcPr>
          <w:p w14:paraId="4E5C3F54">
            <w:pPr>
              <w:spacing w:line="336" w:lineRule="auto"/>
              <w:jc w:val="left"/>
              <w:rPr>
                <w:rFonts w:hint="default" w:eastAsia="宋体"/>
                <w:color w:val="FF0000"/>
                <w:lang w:val="en-US" w:eastAsia="zh-CN"/>
              </w:rPr>
            </w:pPr>
          </w:p>
        </w:tc>
        <w:tc>
          <w:tcPr>
            <w:tcW w:w="1487" w:type="dxa"/>
            <w:vAlign w:val="center"/>
          </w:tcPr>
          <w:p w14:paraId="738597C7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</w:p>
        </w:tc>
        <w:tc>
          <w:tcPr>
            <w:tcW w:w="1219" w:type="dxa"/>
            <w:vAlign w:val="center"/>
          </w:tcPr>
          <w:p w14:paraId="0CA7B583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</w:p>
        </w:tc>
      </w:tr>
    </w:tbl>
    <w:p w14:paraId="3A37D4E6">
      <w:pPr>
        <w:pStyle w:val="3"/>
        <w:keepNext w:val="0"/>
        <w:keepLines w:val="0"/>
        <w:tabs>
          <w:tab w:val="clear" w:pos="1271"/>
        </w:tabs>
        <w:ind w:left="0" w:firstLine="0"/>
      </w:pPr>
      <w:bookmarkStart w:id="10" w:name="_Toc14730"/>
      <w:bookmarkStart w:id="11" w:name="_Toc1432"/>
      <w:r>
        <w:rPr>
          <w:rFonts w:hint="eastAsia"/>
        </w:rPr>
        <w:t>客户端环境配置</w:t>
      </w:r>
      <w:bookmarkEnd w:id="10"/>
      <w:bookmarkEnd w:id="11"/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1393"/>
        <w:gridCol w:w="1790"/>
        <w:gridCol w:w="2128"/>
        <w:gridCol w:w="1527"/>
        <w:gridCol w:w="1252"/>
      </w:tblGrid>
      <w:tr w14:paraId="5983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vMerge w:val="restart"/>
            <w:shd w:val="clear" w:color="auto" w:fill="F2F2F2"/>
            <w:vAlign w:val="center"/>
          </w:tcPr>
          <w:p w14:paraId="1B1206C2">
            <w:pPr>
              <w:spacing w:line="336" w:lineRule="auto"/>
            </w:pPr>
            <w:r>
              <w:t>序号</w:t>
            </w:r>
          </w:p>
        </w:tc>
        <w:tc>
          <w:tcPr>
            <w:tcW w:w="3099" w:type="dxa"/>
            <w:gridSpan w:val="2"/>
            <w:shd w:val="clear" w:color="auto" w:fill="F2F2F2"/>
            <w:vAlign w:val="center"/>
          </w:tcPr>
          <w:p w14:paraId="3A48D357">
            <w:pPr>
              <w:spacing w:line="336" w:lineRule="auto"/>
              <w:ind w:firstLine="482"/>
              <w:jc w:val="center"/>
              <w:rPr>
                <w:b/>
              </w:rPr>
            </w:pPr>
            <w:r>
              <w:rPr>
                <w:b/>
              </w:rPr>
              <w:t>硬件环境</w:t>
            </w:r>
          </w:p>
        </w:tc>
        <w:tc>
          <w:tcPr>
            <w:tcW w:w="4778" w:type="dxa"/>
            <w:gridSpan w:val="3"/>
            <w:shd w:val="clear" w:color="auto" w:fill="F2F2F2"/>
            <w:vAlign w:val="center"/>
          </w:tcPr>
          <w:p w14:paraId="57310EBA">
            <w:pPr>
              <w:spacing w:line="336" w:lineRule="auto"/>
              <w:ind w:firstLine="482"/>
              <w:jc w:val="center"/>
              <w:rPr>
                <w:b/>
              </w:rPr>
            </w:pPr>
            <w:r>
              <w:rPr>
                <w:b/>
              </w:rPr>
              <w:t>软件环境</w:t>
            </w:r>
          </w:p>
        </w:tc>
      </w:tr>
      <w:tr w14:paraId="1A7E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tblHeader/>
          <w:jc w:val="center"/>
        </w:trPr>
        <w:tc>
          <w:tcPr>
            <w:tcW w:w="425" w:type="dxa"/>
            <w:vMerge w:val="continue"/>
            <w:shd w:val="clear" w:color="auto" w:fill="F2F2F2"/>
            <w:vAlign w:val="center"/>
          </w:tcPr>
          <w:p w14:paraId="2B7C4EC3">
            <w:pPr>
              <w:spacing w:line="336" w:lineRule="auto"/>
              <w:ind w:firstLine="480"/>
              <w:jc w:val="center"/>
            </w:pPr>
          </w:p>
        </w:tc>
        <w:tc>
          <w:tcPr>
            <w:tcW w:w="1356" w:type="dxa"/>
            <w:shd w:val="clear" w:color="auto" w:fill="F2F2F2"/>
            <w:vAlign w:val="center"/>
          </w:tcPr>
          <w:p w14:paraId="463172AC">
            <w:pPr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${cliEnvList}</w:t>
            </w:r>
          </w:p>
          <w:p w14:paraId="796CB5DC">
            <w:pPr>
              <w:spacing w:line="336" w:lineRule="auto"/>
              <w:jc w:val="center"/>
            </w:pPr>
            <w:r>
              <w:t>名称/型号</w:t>
            </w:r>
          </w:p>
        </w:tc>
        <w:tc>
          <w:tcPr>
            <w:tcW w:w="1743" w:type="dxa"/>
            <w:shd w:val="clear" w:color="auto" w:fill="F2F2F2"/>
            <w:vAlign w:val="center"/>
          </w:tcPr>
          <w:p w14:paraId="7D382F4D">
            <w:pPr>
              <w:spacing w:line="336" w:lineRule="auto"/>
              <w:jc w:val="center"/>
            </w:pPr>
            <w:r>
              <w:t>配置</w:t>
            </w:r>
          </w:p>
        </w:tc>
        <w:tc>
          <w:tcPr>
            <w:tcW w:w="2072" w:type="dxa"/>
            <w:shd w:val="clear" w:color="auto" w:fill="F2F2F2"/>
            <w:vAlign w:val="center"/>
          </w:tcPr>
          <w:p w14:paraId="5C4F5EEF">
            <w:pPr>
              <w:spacing w:line="336" w:lineRule="auto"/>
              <w:jc w:val="center"/>
            </w:pPr>
            <w:r>
              <w:t>软件名称版本号</w:t>
            </w:r>
          </w:p>
        </w:tc>
        <w:tc>
          <w:tcPr>
            <w:tcW w:w="1487" w:type="dxa"/>
            <w:shd w:val="clear" w:color="auto" w:fill="F2F2F2"/>
            <w:vAlign w:val="center"/>
          </w:tcPr>
          <w:p w14:paraId="2420E823">
            <w:pPr>
              <w:spacing w:line="336" w:lineRule="auto"/>
              <w:jc w:val="center"/>
            </w:pPr>
            <w:r>
              <w:t>生产商/来源</w:t>
            </w:r>
          </w:p>
        </w:tc>
        <w:tc>
          <w:tcPr>
            <w:tcW w:w="1219" w:type="dxa"/>
            <w:shd w:val="clear" w:color="auto" w:fill="F2F2F2"/>
            <w:vAlign w:val="center"/>
          </w:tcPr>
          <w:p w14:paraId="29179323">
            <w:pPr>
              <w:spacing w:line="336" w:lineRule="auto"/>
              <w:jc w:val="center"/>
            </w:pPr>
            <w:r>
              <w:t>用途</w:t>
            </w:r>
          </w:p>
        </w:tc>
      </w:tr>
      <w:tr w14:paraId="030F2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3" w:hRule="atLeast"/>
          <w:jc w:val="center"/>
        </w:trPr>
        <w:tc>
          <w:tcPr>
            <w:tcW w:w="425" w:type="dxa"/>
            <w:vMerge w:val="restart"/>
            <w:shd w:val="clear" w:color="auto" w:fill="auto"/>
            <w:vAlign w:val="center"/>
          </w:tcPr>
          <w:p w14:paraId="65C49953">
            <w:pPr>
              <w:spacing w:line="336" w:lineRule="auto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[envId]</w:t>
            </w:r>
          </w:p>
        </w:tc>
        <w:tc>
          <w:tcPr>
            <w:tcW w:w="1356" w:type="dxa"/>
            <w:vMerge w:val="restart"/>
            <w:shd w:val="clear" w:color="auto" w:fill="auto"/>
            <w:vAlign w:val="center"/>
          </w:tcPr>
          <w:p w14:paraId="0D424CD3">
            <w:pPr>
              <w:spacing w:line="336" w:lineRule="auto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hwName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743" w:type="dxa"/>
            <w:vMerge w:val="restart"/>
            <w:shd w:val="clear" w:color="auto" w:fill="auto"/>
            <w:vAlign w:val="center"/>
          </w:tcPr>
          <w:p w14:paraId="307D9848">
            <w:pPr>
              <w:spacing w:line="336" w:lineRule="auto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hwConfig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3374F267">
            <w:pPr>
              <w:spacing w:line="336" w:lineRule="auto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swName</w:t>
            </w:r>
            <w:r>
              <w:rPr>
                <w:rFonts w:hint="eastAsia"/>
                <w:color w:val="FF0000"/>
                <w:lang w:val="en-US" w:eastAsia="zh-CN"/>
              </w:rPr>
              <w:t>][</w:t>
            </w:r>
            <w:r>
              <w:rPr>
                <w:color w:val="FF0000"/>
              </w:rPr>
              <w:t>swVersion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487" w:type="dxa"/>
            <w:vAlign w:val="center"/>
          </w:tcPr>
          <w:p w14:paraId="47C8CFE9">
            <w:pPr>
              <w:spacing w:line="336" w:lineRule="auto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swSource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219" w:type="dxa"/>
            <w:vAlign w:val="center"/>
          </w:tcPr>
          <w:p w14:paraId="043AEF95">
            <w:pPr>
              <w:spacing w:line="336" w:lineRule="auto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swPurpose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  <w:tr w14:paraId="3487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5" w:type="dxa"/>
            <w:vMerge w:val="continue"/>
            <w:shd w:val="clear" w:color="auto" w:fill="auto"/>
            <w:vAlign w:val="center"/>
          </w:tcPr>
          <w:p w14:paraId="6D714F8E">
            <w:pPr>
              <w:spacing w:line="336" w:lineRule="auto"/>
              <w:ind w:firstLine="480" w:firstLineChars="0"/>
              <w:jc w:val="left"/>
              <w:rPr>
                <w:color w:val="FF0000"/>
              </w:rPr>
            </w:pPr>
          </w:p>
        </w:tc>
        <w:tc>
          <w:tcPr>
            <w:tcW w:w="1356" w:type="dxa"/>
            <w:vMerge w:val="continue"/>
            <w:shd w:val="clear" w:color="auto" w:fill="auto"/>
            <w:vAlign w:val="center"/>
          </w:tcPr>
          <w:p w14:paraId="5BC7D880">
            <w:pPr>
              <w:spacing w:line="336" w:lineRule="auto"/>
              <w:ind w:firstLine="480" w:firstLineChars="0"/>
              <w:jc w:val="left"/>
              <w:rPr>
                <w:color w:val="FF0000"/>
              </w:rPr>
            </w:pPr>
          </w:p>
        </w:tc>
        <w:tc>
          <w:tcPr>
            <w:tcW w:w="1743" w:type="dxa"/>
            <w:vMerge w:val="continue"/>
            <w:shd w:val="clear" w:color="auto" w:fill="auto"/>
            <w:vAlign w:val="center"/>
          </w:tcPr>
          <w:p w14:paraId="4A5CCB2A">
            <w:pPr>
              <w:spacing w:line="336" w:lineRule="auto"/>
              <w:ind w:firstLine="480" w:firstLineChars="0"/>
              <w:jc w:val="left"/>
              <w:rPr>
                <w:color w:val="FF0000"/>
              </w:rPr>
            </w:pPr>
          </w:p>
        </w:tc>
        <w:tc>
          <w:tcPr>
            <w:tcW w:w="2072" w:type="dxa"/>
            <w:shd w:val="clear" w:color="auto" w:fill="auto"/>
            <w:vAlign w:val="center"/>
          </w:tcPr>
          <w:p w14:paraId="1AC5BBF0">
            <w:pPr>
              <w:spacing w:line="336" w:lineRule="auto"/>
              <w:jc w:val="left"/>
              <w:rPr>
                <w:color w:val="FF0000"/>
              </w:rPr>
            </w:pPr>
          </w:p>
        </w:tc>
        <w:tc>
          <w:tcPr>
            <w:tcW w:w="1487" w:type="dxa"/>
            <w:vAlign w:val="center"/>
          </w:tcPr>
          <w:p w14:paraId="66C2408E">
            <w:pPr>
              <w:spacing w:line="336" w:lineRule="auto"/>
              <w:jc w:val="left"/>
              <w:rPr>
                <w:color w:val="FF0000"/>
              </w:rPr>
            </w:pPr>
          </w:p>
        </w:tc>
        <w:tc>
          <w:tcPr>
            <w:tcW w:w="1219" w:type="dxa"/>
            <w:vAlign w:val="center"/>
          </w:tcPr>
          <w:p w14:paraId="58E60D65">
            <w:pPr>
              <w:spacing w:line="336" w:lineRule="auto"/>
              <w:jc w:val="left"/>
              <w:rPr>
                <w:color w:val="FF0000"/>
              </w:rPr>
            </w:pPr>
          </w:p>
        </w:tc>
      </w:tr>
    </w:tbl>
    <w:p w14:paraId="5B665AD4">
      <w:pPr>
        <w:pStyle w:val="3"/>
        <w:keepNext w:val="0"/>
        <w:keepLines w:val="0"/>
        <w:tabs>
          <w:tab w:val="clear" w:pos="1271"/>
        </w:tabs>
        <w:ind w:left="0" w:firstLine="0"/>
        <w:rPr>
          <w:rFonts w:hint="eastAsia"/>
        </w:rPr>
      </w:pPr>
      <w:bookmarkStart w:id="12" w:name="_Toc2622"/>
      <w:bookmarkStart w:id="13" w:name="_Toc16437"/>
      <w:r>
        <w:rPr>
          <w:rFonts w:hint="eastAsia"/>
        </w:rPr>
        <w:t>网络环境配置</w:t>
      </w:r>
      <w:bookmarkEnd w:id="12"/>
      <w:bookmarkEnd w:id="13"/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2626"/>
        <w:gridCol w:w="2654"/>
        <w:gridCol w:w="2470"/>
      </w:tblGrid>
      <w:tr w14:paraId="0C091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73" w:type="dxa"/>
            <w:shd w:val="clear" w:color="auto" w:fill="F1F1F1" w:themeFill="background1" w:themeFillShade="F2"/>
            <w:vAlign w:val="center"/>
          </w:tcPr>
          <w:p w14:paraId="7D4628FF">
            <w:pPr>
              <w:spacing w:line="336" w:lineRule="auto"/>
            </w:pPr>
            <w:r>
              <w:rPr>
                <w:rFonts w:hint="eastAsia"/>
              </w:rPr>
              <w:t>序号</w:t>
            </w:r>
          </w:p>
        </w:tc>
        <w:tc>
          <w:tcPr>
            <w:tcW w:w="2627" w:type="dxa"/>
            <w:shd w:val="clear" w:color="auto" w:fill="F1F1F1" w:themeFill="background1" w:themeFillShade="F2"/>
            <w:vAlign w:val="center"/>
          </w:tcPr>
          <w:p w14:paraId="17D85AEC">
            <w:pPr>
              <w:spacing w:line="336" w:lineRule="auto"/>
            </w:pPr>
            <w:r>
              <w:rPr>
                <w:rFonts w:hint="eastAsia"/>
              </w:rPr>
              <w:t>网络类型</w:t>
            </w:r>
          </w:p>
        </w:tc>
        <w:tc>
          <w:tcPr>
            <w:tcW w:w="2656" w:type="dxa"/>
            <w:shd w:val="clear" w:color="auto" w:fill="F1F1F1" w:themeFill="background1" w:themeFillShade="F2"/>
            <w:vAlign w:val="center"/>
          </w:tcPr>
          <w:p w14:paraId="3B1A494E">
            <w:pPr>
              <w:spacing w:line="336" w:lineRule="auto"/>
            </w:pPr>
            <w:r>
              <w:rPr>
                <w:rFonts w:hint="eastAsia"/>
              </w:rPr>
              <w:t>网络带宽</w:t>
            </w:r>
          </w:p>
        </w:tc>
        <w:tc>
          <w:tcPr>
            <w:tcW w:w="2472" w:type="dxa"/>
            <w:shd w:val="clear" w:color="auto" w:fill="F1F1F1" w:themeFill="background1" w:themeFillShade="F2"/>
            <w:vAlign w:val="center"/>
          </w:tcPr>
          <w:p w14:paraId="60B7B06B">
            <w:pPr>
              <w:spacing w:line="336" w:lineRule="auto"/>
            </w:pPr>
            <w:r>
              <w:rPr>
                <w:rFonts w:hint="eastAsia"/>
              </w:rPr>
              <w:t>备注</w:t>
            </w:r>
          </w:p>
        </w:tc>
      </w:tr>
      <w:tr w14:paraId="2008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73" w:type="dxa"/>
            <w:shd w:val="clear" w:color="auto" w:fill="auto"/>
            <w:vAlign w:val="center"/>
          </w:tcPr>
          <w:p w14:paraId="2B4B7B48">
            <w:pPr>
              <w:spacing w:line="336" w:lineRule="auto"/>
              <w:rPr>
                <w:color w:val="FF0000"/>
              </w:rPr>
            </w:pPr>
            <w:r>
              <w:rPr>
                <w:color w:val="FF0000"/>
              </w:rPr>
              <w:t>${</w:t>
            </w:r>
            <w:r>
              <w:rPr>
                <w:rFonts w:hint="eastAsia"/>
                <w:color w:val="FF0000"/>
                <w:lang w:val="en-US" w:eastAsia="zh-CN"/>
              </w:rPr>
              <w:t>netConfigId</w:t>
            </w:r>
            <w:r>
              <w:rPr>
                <w:color w:val="FF0000"/>
              </w:rPr>
              <w:t>}</w:t>
            </w:r>
          </w:p>
        </w:tc>
        <w:tc>
          <w:tcPr>
            <w:tcW w:w="2627" w:type="dxa"/>
            <w:shd w:val="clear" w:color="auto" w:fill="FFFFFF" w:themeFill="background1"/>
            <w:vAlign w:val="center"/>
          </w:tcPr>
          <w:p w14:paraId="18900B66">
            <w:pPr>
              <w:pStyle w:val="23"/>
              <w:wordWrap w:val="0"/>
              <w:spacing w:line="330" w:lineRule="atLeast"/>
              <w:rPr>
                <w:rFonts w:hint="default" w:ascii="Times New Roman" w:hAnsi="Times New Roman" w:eastAsia="宋体" w:cs="Times New Roman"/>
                <w:color w:val="FF0000"/>
                <w:kern w:val="2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FF0000"/>
                <w:kern w:val="2"/>
              </w:rPr>
              <w:t>${</w:t>
            </w: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netConfigType</w:t>
            </w:r>
          </w:p>
          <w:p w14:paraId="19F47AE8">
            <w:pPr>
              <w:spacing w:line="336" w:lineRule="auto"/>
              <w:rPr>
                <w:color w:val="FF0000"/>
              </w:rPr>
            </w:pPr>
            <w:r>
              <w:rPr>
                <w:color w:val="FF0000"/>
              </w:rPr>
              <w:t>}</w:t>
            </w:r>
          </w:p>
        </w:tc>
        <w:tc>
          <w:tcPr>
            <w:tcW w:w="2656" w:type="dxa"/>
            <w:shd w:val="clear" w:color="auto" w:fill="FFFFFF" w:themeFill="background1"/>
            <w:vAlign w:val="center"/>
          </w:tcPr>
          <w:p w14:paraId="785A198A">
            <w:pPr>
              <w:pStyle w:val="23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color w:val="FF0000"/>
              </w:rPr>
              <w:t>$</w:t>
            </w:r>
            <w:r>
              <w:rPr>
                <w:rFonts w:ascii="Times New Roman" w:hAnsi="Times New Roman" w:cs="Times New Roman"/>
                <w:color w:val="FF0000"/>
                <w:kern w:val="2"/>
              </w:rPr>
              <w:t>{</w:t>
            </w: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netConfig</w:t>
            </w:r>
            <w:r>
              <w:rPr>
                <w:rFonts w:ascii="Times New Roman" w:hAnsi="Times New Roman" w:cs="Times New Roman"/>
                <w:color w:val="FF0000"/>
                <w:kern w:val="2"/>
              </w:rPr>
              <w:t>Bandwidth</w:t>
            </w:r>
          </w:p>
          <w:p w14:paraId="484EB60E">
            <w:pPr>
              <w:spacing w:line="336" w:lineRule="auto"/>
              <w:rPr>
                <w:color w:val="FF0000"/>
              </w:rPr>
            </w:pPr>
            <w:r>
              <w:rPr>
                <w:color w:val="FF0000"/>
              </w:rPr>
              <w:t>}</w:t>
            </w:r>
          </w:p>
        </w:tc>
        <w:tc>
          <w:tcPr>
            <w:tcW w:w="2472" w:type="dxa"/>
            <w:vAlign w:val="center"/>
          </w:tcPr>
          <w:p w14:paraId="02F5596B">
            <w:pPr>
              <w:spacing w:line="336" w:lineRule="auto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</w:t>
            </w:r>
            <w:r>
              <w:rPr>
                <w:rFonts w:hint="eastAsia" w:ascii="Times New Roman" w:hAnsi="Times New Roman" w:cs="Times New Roman"/>
                <w:color w:val="FF0000"/>
                <w:kern w:val="2"/>
                <w:lang w:val="en-US" w:eastAsia="zh-CN"/>
              </w:rPr>
              <w:t>netConfig</w:t>
            </w:r>
            <w:r>
              <w:rPr>
                <w:rFonts w:hint="eastAsia" w:cs="Times New Roman"/>
                <w:color w:val="FF0000"/>
                <w:kern w:val="2"/>
                <w:lang w:val="en-US" w:eastAsia="zh-CN"/>
              </w:rPr>
              <w:t>R</w:t>
            </w:r>
            <w:r>
              <w:rPr>
                <w:color w:val="FF0000"/>
              </w:rPr>
              <w:t>emark}</w:t>
            </w:r>
          </w:p>
        </w:tc>
      </w:tr>
    </w:tbl>
    <w:p w14:paraId="113DEB2A">
      <w:pPr>
        <w:pStyle w:val="3"/>
        <w:keepNext w:val="0"/>
        <w:keepLines w:val="0"/>
        <w:tabs>
          <w:tab w:val="clear" w:pos="1271"/>
        </w:tabs>
        <w:ind w:left="0" w:firstLine="0"/>
      </w:pPr>
      <w:bookmarkStart w:id="14" w:name="_Toc17945"/>
      <w:bookmarkStart w:id="15" w:name="_Toc24658"/>
      <w:r>
        <w:rPr>
          <w:rFonts w:hint="eastAsia"/>
        </w:rPr>
        <w:t>温湿度环境配置</w:t>
      </w:r>
      <w:bookmarkEnd w:id="14"/>
      <w:bookmarkEnd w:id="15"/>
    </w:p>
    <w:tbl>
      <w:tblPr>
        <w:tblStyle w:val="2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2609"/>
        <w:gridCol w:w="2661"/>
        <w:gridCol w:w="2481"/>
      </w:tblGrid>
      <w:tr w14:paraId="21E1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3" w:hRule="atLeast"/>
          <w:tblHeader/>
          <w:jc w:val="center"/>
        </w:trPr>
        <w:tc>
          <w:tcPr>
            <w:tcW w:w="778" w:type="dxa"/>
            <w:shd w:val="clear" w:color="auto" w:fill="F1F1F1" w:themeFill="background1" w:themeFillShade="F2"/>
            <w:vAlign w:val="center"/>
          </w:tcPr>
          <w:p w14:paraId="76BB20D4">
            <w:pPr>
              <w:spacing w:line="336" w:lineRule="auto"/>
            </w:pPr>
            <w:r>
              <w:rPr>
                <w:rFonts w:hint="eastAsia"/>
                <w:color w:val="FF0000"/>
                <w:lang w:val="en-US" w:eastAsia="zh-CN"/>
              </w:rPr>
              <w:t>${envConfigList}</w:t>
            </w:r>
            <w:r>
              <w:rPr>
                <w:rFonts w:hint="eastAsia"/>
              </w:rPr>
              <w:t>序号</w:t>
            </w:r>
          </w:p>
        </w:tc>
        <w:tc>
          <w:tcPr>
            <w:tcW w:w="2609" w:type="dxa"/>
            <w:shd w:val="clear" w:color="auto" w:fill="F1F1F1" w:themeFill="background1" w:themeFillShade="F2"/>
            <w:vAlign w:val="center"/>
          </w:tcPr>
          <w:p w14:paraId="5B8F1970">
            <w:pPr>
              <w:spacing w:line="336" w:lineRule="auto"/>
            </w:pPr>
            <w:r>
              <w:rPr>
                <w:rFonts w:hint="eastAsia"/>
              </w:rPr>
              <w:t>环境类型</w:t>
            </w:r>
            <w:bookmarkStart w:id="21" w:name="_GoBack"/>
            <w:bookmarkEnd w:id="21"/>
          </w:p>
        </w:tc>
        <w:tc>
          <w:tcPr>
            <w:tcW w:w="2661" w:type="dxa"/>
            <w:shd w:val="clear" w:color="auto" w:fill="F1F1F1" w:themeFill="background1" w:themeFillShade="F2"/>
            <w:vAlign w:val="center"/>
          </w:tcPr>
          <w:p w14:paraId="22ECB491">
            <w:pPr>
              <w:spacing w:line="336" w:lineRule="auto"/>
            </w:pPr>
            <w:r>
              <w:rPr>
                <w:rFonts w:hint="eastAsia"/>
              </w:rPr>
              <w:t>环境参数</w:t>
            </w:r>
          </w:p>
        </w:tc>
        <w:tc>
          <w:tcPr>
            <w:tcW w:w="2481" w:type="dxa"/>
            <w:shd w:val="clear" w:color="auto" w:fill="F1F1F1" w:themeFill="background1" w:themeFillShade="F2"/>
            <w:vAlign w:val="center"/>
          </w:tcPr>
          <w:p w14:paraId="5F069DDD">
            <w:pPr>
              <w:spacing w:line="336" w:lineRule="auto"/>
            </w:pPr>
            <w:r>
              <w:rPr>
                <w:rFonts w:hint="eastAsia"/>
              </w:rPr>
              <w:t>备注</w:t>
            </w:r>
          </w:p>
        </w:tc>
      </w:tr>
      <w:tr w14:paraId="6DD8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78" w:type="dxa"/>
            <w:shd w:val="clear" w:color="auto" w:fill="auto"/>
            <w:vAlign w:val="center"/>
          </w:tcPr>
          <w:p w14:paraId="41084C94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 xml:space="preserve">envId 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609" w:type="dxa"/>
            <w:shd w:val="clear" w:color="auto" w:fill="FFFFFF" w:themeFill="background1"/>
            <w:vAlign w:val="center"/>
          </w:tcPr>
          <w:p w14:paraId="1CB3DF33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envType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661" w:type="dxa"/>
            <w:shd w:val="clear" w:color="auto" w:fill="FFFFFF" w:themeFill="background1"/>
            <w:vAlign w:val="center"/>
          </w:tcPr>
          <w:p w14:paraId="4AF5F11E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 xml:space="preserve"> envP</w:t>
            </w:r>
            <w:r>
              <w:rPr>
                <w:rFonts w:hint="eastAsia"/>
                <w:color w:val="FF0000"/>
              </w:rPr>
              <w:t>arams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481" w:type="dxa"/>
            <w:vAlign w:val="center"/>
          </w:tcPr>
          <w:p w14:paraId="378F1444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envRemark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  <w:tr w14:paraId="2D7B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778" w:type="dxa"/>
            <w:shd w:val="clear" w:color="auto" w:fill="auto"/>
            <w:vAlign w:val="center"/>
          </w:tcPr>
          <w:p w14:paraId="6205AD8D">
            <w:pPr>
              <w:spacing w:line="336" w:lineRule="auto"/>
              <w:rPr>
                <w:rFonts w:hint="eastAsia"/>
                <w:color w:val="FF0000"/>
                <w:lang w:val="en-US" w:eastAsia="zh-CN"/>
              </w:rPr>
            </w:pPr>
            <w:bookmarkStart w:id="16" w:name="_Toc9931"/>
            <w:bookmarkStart w:id="17" w:name="_Toc18767"/>
          </w:p>
        </w:tc>
        <w:tc>
          <w:tcPr>
            <w:tcW w:w="2609" w:type="dxa"/>
            <w:shd w:val="clear" w:color="auto" w:fill="FFFFFF" w:themeFill="background1"/>
            <w:vAlign w:val="center"/>
          </w:tcPr>
          <w:p w14:paraId="325CBC6B">
            <w:pPr>
              <w:spacing w:line="336" w:lineRule="auto"/>
              <w:rPr>
                <w:rFonts w:hint="eastAsia"/>
                <w:color w:val="FF0000"/>
                <w:lang w:val="en-US" w:eastAsia="zh-CN"/>
              </w:rPr>
            </w:pPr>
          </w:p>
        </w:tc>
        <w:tc>
          <w:tcPr>
            <w:tcW w:w="2661" w:type="dxa"/>
            <w:shd w:val="clear" w:color="auto" w:fill="FFFFFF" w:themeFill="background1"/>
            <w:vAlign w:val="center"/>
          </w:tcPr>
          <w:p w14:paraId="02A5007F">
            <w:pPr>
              <w:spacing w:line="336" w:lineRule="auto"/>
              <w:rPr>
                <w:rFonts w:hint="eastAsia"/>
                <w:color w:val="FF0000"/>
                <w:lang w:val="en-US" w:eastAsia="zh-CN"/>
              </w:rPr>
            </w:pPr>
          </w:p>
        </w:tc>
        <w:tc>
          <w:tcPr>
            <w:tcW w:w="2481" w:type="dxa"/>
            <w:vAlign w:val="center"/>
          </w:tcPr>
          <w:p w14:paraId="5FF50C63">
            <w:pPr>
              <w:spacing w:line="336" w:lineRule="auto"/>
              <w:rPr>
                <w:rFonts w:hint="eastAsia"/>
                <w:color w:val="FF0000"/>
                <w:lang w:val="en-US" w:eastAsia="zh-CN"/>
              </w:rPr>
            </w:pPr>
          </w:p>
        </w:tc>
      </w:tr>
    </w:tbl>
    <w:p w14:paraId="4FB1CB65">
      <w:pPr>
        <w:pStyle w:val="3"/>
        <w:keepNext w:val="0"/>
        <w:keepLines w:val="0"/>
        <w:tabs>
          <w:tab w:val="clear" w:pos="1271"/>
        </w:tabs>
        <w:ind w:left="0" w:firstLine="0"/>
        <w:rPr>
          <w:color w:val="FF0000"/>
        </w:rPr>
      </w:pPr>
      <w:r>
        <w:rPr>
          <w:rFonts w:hint="eastAsia"/>
          <w:color w:val="FF0000"/>
        </w:rPr>
        <w:t>网络拓扑图</w:t>
      </w:r>
      <w:bookmarkEnd w:id="16"/>
      <w:bookmarkEnd w:id="17"/>
    </w:p>
    <w:p w14:paraId="78E2965A">
      <w:pPr>
        <w:spacing w:line="336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$</w:t>
      </w:r>
      <w:r>
        <w:rPr>
          <w:color w:val="FF0000"/>
        </w:rPr>
        <w:t>{@networkTopologyDiagram}</w:t>
      </w:r>
    </w:p>
    <w:p w14:paraId="6FCD06E0">
      <w:pPr>
        <w:pStyle w:val="39"/>
        <w:spacing w:line="336" w:lineRule="auto"/>
        <w:rPr>
          <w:rFonts w:hint="eastAsia"/>
        </w:rPr>
      </w:pPr>
      <w:r>
        <w:drawing>
          <wp:inline distT="0" distB="0" distL="114300" distR="114300">
            <wp:extent cx="3221355" cy="399732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Toc47457218"/>
    </w:p>
    <w:p w14:paraId="0C680DC4">
      <w:pPr>
        <w:pStyle w:val="2"/>
        <w:keepNext w:val="0"/>
        <w:keepLines w:val="0"/>
      </w:pPr>
      <w:bookmarkStart w:id="19" w:name="_Toc6475"/>
      <w:r>
        <w:rPr>
          <w:rFonts w:hint="eastAsia"/>
        </w:rPr>
        <w:t>检测用例说明</w:t>
      </w:r>
      <w:bookmarkEnd w:id="19"/>
    </w:p>
    <w:bookmarkEnd w:id="18"/>
    <w:p w14:paraId="43A11D09">
      <w:pPr>
        <w:spacing w:line="336" w:lineRule="auto"/>
      </w:pPr>
      <w:r>
        <w:rPr>
          <w:rFonts w:hint="eastAsia"/>
        </w:rPr>
        <w:t>一、检测用例优先级别：</w:t>
      </w:r>
    </w:p>
    <w:tbl>
      <w:tblPr>
        <w:tblStyle w:val="26"/>
        <w:tblW w:w="852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971"/>
        <w:gridCol w:w="6698"/>
      </w:tblGrid>
      <w:tr w14:paraId="13152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52" w:type="dxa"/>
            <w:vAlign w:val="center"/>
          </w:tcPr>
          <w:p w14:paraId="2EC5934E">
            <w:pPr>
              <w:pStyle w:val="39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  <w:vAlign w:val="center"/>
          </w:tcPr>
          <w:p w14:paraId="6B36E8EA">
            <w:pPr>
              <w:pStyle w:val="39"/>
            </w:pPr>
            <w:r>
              <w:rPr>
                <w:rFonts w:hint="eastAsia"/>
              </w:rPr>
              <w:t>优先级</w:t>
            </w:r>
          </w:p>
        </w:tc>
        <w:tc>
          <w:tcPr>
            <w:tcW w:w="6946" w:type="dxa"/>
            <w:vAlign w:val="center"/>
          </w:tcPr>
          <w:p w14:paraId="6F413B37">
            <w:pPr>
              <w:pStyle w:val="39"/>
            </w:pPr>
            <w:r>
              <w:rPr>
                <w:rFonts w:hint="eastAsia"/>
              </w:rPr>
              <w:t>定义</w:t>
            </w:r>
          </w:p>
        </w:tc>
      </w:tr>
      <w:tr w14:paraId="70EC3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" w:type="dxa"/>
            <w:noWrap/>
            <w:vAlign w:val="center"/>
          </w:tcPr>
          <w:p w14:paraId="16A38923">
            <w:pPr>
              <w:pStyle w:val="39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77BF7D5E">
            <w:pPr>
              <w:pStyle w:val="39"/>
            </w:pPr>
            <w:r>
              <w:rPr>
                <w:rFonts w:hint="eastAsia"/>
              </w:rPr>
              <w:t>高</w:t>
            </w:r>
          </w:p>
        </w:tc>
        <w:tc>
          <w:tcPr>
            <w:tcW w:w="6946" w:type="dxa"/>
            <w:vAlign w:val="center"/>
          </w:tcPr>
          <w:p w14:paraId="1C5729B1">
            <w:pPr>
              <w:pStyle w:val="39"/>
            </w:pPr>
            <w:r>
              <w:rPr>
                <w:rFonts w:hint="eastAsia"/>
              </w:rPr>
              <w:t>最常执行以保证功能性是稳定的、目标行为和能力可以正常工作、使重要的错误和边界得到检测的检测用例</w:t>
            </w:r>
          </w:p>
        </w:tc>
      </w:tr>
      <w:tr w14:paraId="4A4D5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" w:type="dxa"/>
            <w:noWrap/>
            <w:vAlign w:val="center"/>
          </w:tcPr>
          <w:p w14:paraId="1CB92CD6">
            <w:pPr>
              <w:pStyle w:val="39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vAlign w:val="center"/>
          </w:tcPr>
          <w:p w14:paraId="0CEB49B8">
            <w:pPr>
              <w:pStyle w:val="39"/>
            </w:pPr>
            <w:r>
              <w:rPr>
                <w:rFonts w:hint="eastAsia"/>
              </w:rPr>
              <w:t>中</w:t>
            </w:r>
          </w:p>
        </w:tc>
        <w:tc>
          <w:tcPr>
            <w:tcW w:w="6946" w:type="dxa"/>
            <w:vAlign w:val="center"/>
          </w:tcPr>
          <w:p w14:paraId="5ABD68CC">
            <w:pPr>
              <w:pStyle w:val="39"/>
            </w:pPr>
            <w:r>
              <w:rPr>
                <w:rFonts w:hint="eastAsia"/>
              </w:rPr>
              <w:t>使给出的功能区域或功能更详细，检查功能方面包括边界、错误和配置检测的检测用例</w:t>
            </w:r>
          </w:p>
        </w:tc>
      </w:tr>
      <w:tr w14:paraId="48784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" w:type="dxa"/>
            <w:noWrap/>
            <w:vAlign w:val="center"/>
          </w:tcPr>
          <w:p w14:paraId="3455B05C">
            <w:pPr>
              <w:pStyle w:val="39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  <w:vAlign w:val="center"/>
          </w:tcPr>
          <w:p w14:paraId="1A90F47B">
            <w:pPr>
              <w:pStyle w:val="39"/>
            </w:pPr>
            <w:r>
              <w:rPr>
                <w:rFonts w:hint="eastAsia"/>
              </w:rPr>
              <w:t>低</w:t>
            </w:r>
          </w:p>
        </w:tc>
        <w:tc>
          <w:tcPr>
            <w:tcW w:w="6946" w:type="dxa"/>
            <w:vAlign w:val="center"/>
          </w:tcPr>
          <w:p w14:paraId="2EAE0C23">
            <w:pPr>
              <w:pStyle w:val="39"/>
            </w:pPr>
            <w:r>
              <w:rPr>
                <w:rFonts w:hint="eastAsia"/>
              </w:rPr>
              <w:t>最少被执行的检测用例，在项目周期内不是经常被运行</w:t>
            </w:r>
          </w:p>
        </w:tc>
      </w:tr>
    </w:tbl>
    <w:p w14:paraId="0336554D">
      <w:pPr>
        <w:spacing w:line="336" w:lineRule="auto"/>
      </w:pPr>
      <w:r>
        <w:rPr>
          <w:rFonts w:hint="eastAsia"/>
        </w:rPr>
        <w:t>二、检测用例表中“检测结果”栏输入说明：</w:t>
      </w:r>
    </w:p>
    <w:p w14:paraId="45346AAF">
      <w:pPr>
        <w:spacing w:line="336" w:lineRule="auto"/>
        <w:ind w:firstLine="897" w:firstLineChars="374"/>
      </w:pPr>
      <w:r>
        <w:rPr>
          <w:rFonts w:hint="eastAsia"/>
        </w:rPr>
        <w:t>T表示与预期结果一致，用例通过</w:t>
      </w:r>
    </w:p>
    <w:p w14:paraId="30BD10F3">
      <w:pPr>
        <w:spacing w:line="336" w:lineRule="auto"/>
        <w:ind w:firstLine="897" w:firstLineChars="374"/>
      </w:pPr>
      <w:r>
        <w:rPr>
          <w:rFonts w:hint="eastAsia"/>
        </w:rPr>
        <w:t>F表示与预期结果不一致，用例不通过</w:t>
      </w:r>
    </w:p>
    <w:p w14:paraId="2C62898E">
      <w:pPr>
        <w:spacing w:line="336" w:lineRule="auto"/>
      </w:pPr>
      <w:r>
        <w:rPr>
          <w:rFonts w:hint="eastAsia"/>
        </w:rPr>
        <w:t>三、检测用例ID说明：</w:t>
      </w:r>
    </w:p>
    <w:p w14:paraId="05CFD65F">
      <w:pPr>
        <w:spacing w:line="336" w:lineRule="auto"/>
        <w:ind w:firstLine="897" w:firstLineChars="374"/>
      </w:pPr>
      <w:r>
        <w:t>用例ID：</w:t>
      </w:r>
      <w:r>
        <w:rPr>
          <w:rFonts w:hint="eastAsia"/>
        </w:rPr>
        <w:t>2025</w:t>
      </w:r>
      <w:r>
        <w:rPr>
          <w:rFonts w:hint="eastAsia"/>
          <w:szCs w:val="21"/>
        </w:rPr>
        <w:t>01</w:t>
      </w:r>
      <w:r>
        <w:rPr>
          <w:szCs w:val="21"/>
        </w:rPr>
        <w:t>00</w:t>
      </w:r>
      <w:r>
        <w:rPr>
          <w:rFonts w:hint="eastAsia"/>
          <w:szCs w:val="21"/>
        </w:rPr>
        <w:t>0</w:t>
      </w:r>
      <w:r>
        <w:rPr>
          <w:szCs w:val="21"/>
        </w:rPr>
        <w:t>01，</w:t>
      </w:r>
    </w:p>
    <w:p w14:paraId="0B07D2A7">
      <w:pPr>
        <w:spacing w:line="336" w:lineRule="auto"/>
        <w:ind w:firstLine="897" w:firstLineChars="374"/>
      </w:pPr>
      <w:r>
        <w:t>其中：</w:t>
      </w:r>
      <w:r>
        <w:rPr>
          <w:rFonts w:hint="eastAsia"/>
        </w:rPr>
        <w:t>1</w:t>
      </w:r>
      <w:r>
        <w:t>-</w:t>
      </w:r>
      <w:r>
        <w:rPr>
          <w:rFonts w:hint="eastAsia"/>
        </w:rPr>
        <w:t>4</w:t>
      </w:r>
      <w:r>
        <w:t>位</w:t>
      </w:r>
      <w:r>
        <w:rPr>
          <w:rFonts w:hint="eastAsia" w:ascii="宋体" w:hAnsi="宋体" w:cs="宋体"/>
        </w:rPr>
        <w:t>“</w:t>
      </w:r>
      <w:r>
        <w:rPr>
          <w:rFonts w:hint="eastAsia"/>
        </w:rPr>
        <w:t>2025”</w:t>
      </w:r>
      <w:r>
        <w:t>表示年份</w:t>
      </w:r>
    </w:p>
    <w:p w14:paraId="7A2FC880">
      <w:pPr>
        <w:spacing w:line="336" w:lineRule="auto"/>
        <w:ind w:firstLine="897" w:firstLineChars="374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  5</w:t>
      </w:r>
      <w:r>
        <w:t>-</w:t>
      </w:r>
      <w:r>
        <w:rPr>
          <w:rFonts w:hint="eastAsia"/>
        </w:rPr>
        <w:t>6</w:t>
      </w:r>
      <w:r>
        <w:t>位</w:t>
      </w:r>
      <w:r>
        <w:rPr>
          <w:rFonts w:hint="eastAsia" w:ascii="宋体" w:hAnsi="宋体" w:cs="宋体"/>
        </w:rPr>
        <w:t>“</w:t>
      </w:r>
      <w:r>
        <w:t>0</w:t>
      </w:r>
      <w:r>
        <w:rPr>
          <w:rFonts w:hint="eastAsia"/>
        </w:rPr>
        <w:t>1”</w:t>
      </w:r>
      <w:r>
        <w:t>表示月份</w:t>
      </w:r>
    </w:p>
    <w:p w14:paraId="28243CE0">
      <w:pPr>
        <w:spacing w:line="336" w:lineRule="auto"/>
        <w:ind w:firstLine="897" w:firstLineChars="374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7</w:t>
      </w:r>
      <w:r>
        <w:t>-</w:t>
      </w:r>
      <w:r>
        <w:rPr>
          <w:rFonts w:hint="eastAsia"/>
        </w:rPr>
        <w:t>12</w:t>
      </w:r>
      <w:r>
        <w:t>位</w:t>
      </w:r>
      <w:r>
        <w:rPr>
          <w:rFonts w:hint="eastAsia" w:ascii="宋体" w:hAnsi="宋体" w:cs="宋体"/>
        </w:rPr>
        <w:t>“</w:t>
      </w:r>
      <w:r>
        <w:t>00</w:t>
      </w:r>
      <w:r>
        <w:rPr>
          <w:rFonts w:hint="eastAsia"/>
        </w:rPr>
        <w:t>0</w:t>
      </w:r>
      <w:r>
        <w:t>01</w:t>
      </w:r>
      <w:r>
        <w:rPr>
          <w:rFonts w:hint="eastAsia"/>
        </w:rPr>
        <w:t>”</w:t>
      </w:r>
      <w:r>
        <w:t>表示</w:t>
      </w:r>
      <w:r>
        <w:rPr>
          <w:rFonts w:hint="eastAsia"/>
        </w:rPr>
        <w:t>检测用例序号</w:t>
      </w:r>
    </w:p>
    <w:p w14:paraId="20514046">
      <w:pPr>
        <w:pStyle w:val="2"/>
        <w:keepNext w:val="0"/>
        <w:keepLines w:val="0"/>
      </w:pPr>
      <w:r>
        <w:br w:type="page"/>
      </w:r>
      <w:bookmarkStart w:id="20" w:name="_Toc25267"/>
      <w:r>
        <w:rPr>
          <w:rFonts w:hint="eastAsia"/>
        </w:rPr>
        <w:t>检测用例记录</w:t>
      </w:r>
      <w:bookmarkEnd w:id="20"/>
    </w:p>
    <w:tbl>
      <w:tblPr>
        <w:tblStyle w:val="2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2957"/>
        <w:gridCol w:w="1290"/>
        <w:gridCol w:w="2989"/>
      </w:tblGrid>
      <w:tr w14:paraId="05095E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F0F0F0"/>
            <w:vAlign w:val="center"/>
          </w:tcPr>
          <w:p w14:paraId="342EFF79">
            <w:pPr>
              <w:pStyle w:val="34"/>
              <w:jc w:val="left"/>
            </w:pPr>
            <w:r>
              <w:t>用例ID</w:t>
            </w:r>
          </w:p>
        </w:tc>
        <w:tc>
          <w:tcPr>
            <w:tcW w:w="2882" w:type="dxa"/>
            <w:shd w:val="clear" w:color="auto" w:fill="F0F0F0"/>
            <w:vAlign w:val="center"/>
          </w:tcPr>
          <w:p w14:paraId="26806AE0">
            <w:pPr>
              <w:pStyle w:val="34"/>
              <w:tabs>
                <w:tab w:val="left" w:pos="0"/>
              </w:tabs>
            </w:pPr>
            <w:r>
              <w:rPr>
                <w:color w:val="FF0000"/>
              </w:rPr>
              <w:t>${id}</w:t>
            </w:r>
          </w:p>
        </w:tc>
        <w:tc>
          <w:tcPr>
            <w:tcW w:w="1257" w:type="dxa"/>
            <w:shd w:val="clear" w:color="auto" w:fill="F0F0F0"/>
            <w:vAlign w:val="center"/>
          </w:tcPr>
          <w:p w14:paraId="06123034">
            <w:pPr>
              <w:pStyle w:val="34"/>
              <w:jc w:val="left"/>
            </w:pPr>
            <w:r>
              <w:t>用例</w:t>
            </w:r>
            <w:r>
              <w:rPr>
                <w:rFonts w:hint="eastAsia"/>
              </w:rPr>
              <w:t>模块</w:t>
            </w:r>
          </w:p>
        </w:tc>
        <w:tc>
          <w:tcPr>
            <w:tcW w:w="2913" w:type="dxa"/>
            <w:shd w:val="clear" w:color="auto" w:fill="F0F0F0"/>
            <w:vAlign w:val="center"/>
          </w:tcPr>
          <w:p w14:paraId="74E2168E">
            <w:pPr>
              <w:pStyle w:val="23"/>
              <w:wordWrap w:val="0"/>
              <w:spacing w:line="330" w:lineRule="atLeast"/>
              <w:rPr>
                <w:rFonts w:ascii="Times New Roman" w:hAnsi="Times New Roman" w:cs="Times New Roman"/>
                <w:color w:val="FF0000"/>
                <w:kern w:val="2"/>
              </w:rPr>
            </w:pPr>
            <w:r>
              <w:rPr>
                <w:rFonts w:ascii="Times New Roman" w:hAnsi="Times New Roman" w:cs="Times New Roman"/>
                <w:color w:val="FF0000"/>
                <w:kern w:val="2"/>
              </w:rPr>
              <w:t>${useCaseModule</w:t>
            </w:r>
            <w:r>
              <w:rPr>
                <w:color w:val="FF0000"/>
              </w:rPr>
              <w:t>}</w:t>
            </w:r>
          </w:p>
        </w:tc>
      </w:tr>
      <w:tr w14:paraId="2C693E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46BCC83">
            <w:pPr>
              <w:pStyle w:val="34"/>
              <w:jc w:val="left"/>
            </w:pPr>
            <w:r>
              <w:rPr>
                <w:rFonts w:hint="eastAsia"/>
              </w:rPr>
              <w:t>检测</w:t>
            </w:r>
            <w:r>
              <w:t>依据</w:t>
            </w:r>
          </w:p>
        </w:tc>
        <w:tc>
          <w:tcPr>
            <w:tcW w:w="7052" w:type="dxa"/>
            <w:gridSpan w:val="3"/>
            <w:vAlign w:val="center"/>
          </w:tcPr>
          <w:p w14:paraId="74853452">
            <w:pPr>
              <w:spacing w:line="336" w:lineRule="auto"/>
              <w:rPr>
                <w:color w:val="FF0000"/>
                <w:kern w:val="0"/>
                <w:szCs w:val="21"/>
              </w:rPr>
            </w:pPr>
            <w:r>
              <w:rPr>
                <w:rFonts w:hint="eastAsia"/>
                <w:color w:val="FF0000"/>
                <w:kern w:val="0"/>
                <w:szCs w:val="21"/>
              </w:rPr>
              <w:t>$</w:t>
            </w:r>
            <w:r>
              <w:rPr>
                <w:color w:val="FF0000"/>
                <w:kern w:val="0"/>
                <w:szCs w:val="21"/>
              </w:rPr>
              <w:t>{ test</w:t>
            </w:r>
            <w:r>
              <w:rPr>
                <w:rFonts w:hint="eastAsia"/>
                <w:color w:val="FF0000"/>
                <w:kern w:val="0"/>
                <w:szCs w:val="21"/>
              </w:rPr>
              <w:t>asic</w:t>
            </w:r>
            <w:r>
              <w:rPr>
                <w:color w:val="FF0000"/>
                <w:kern w:val="0"/>
                <w:szCs w:val="21"/>
              </w:rPr>
              <w:t>}</w:t>
            </w:r>
          </w:p>
          <w:p w14:paraId="1A1CA498">
            <w:pPr>
              <w:pStyle w:val="32"/>
              <w:ind w:firstLine="0"/>
              <w:rPr>
                <w:rFonts w:hint="eastAsia"/>
              </w:rPr>
            </w:pPr>
            <w:r>
              <w:rPr>
                <w:color w:val="FF0000"/>
              </w:rPr>
              <w:t>${docName}</w:t>
            </w:r>
          </w:p>
          <w:p w14:paraId="32688ED8">
            <w:pPr>
              <w:spacing w:line="336" w:lineRule="auto"/>
            </w:pPr>
          </w:p>
        </w:tc>
      </w:tr>
      <w:tr w14:paraId="0C536F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8013927">
            <w:pPr>
              <w:pStyle w:val="34"/>
              <w:jc w:val="left"/>
            </w:pPr>
            <w:r>
              <w:t>前提条件</w:t>
            </w:r>
          </w:p>
        </w:tc>
        <w:tc>
          <w:tcPr>
            <w:tcW w:w="7052" w:type="dxa"/>
            <w:gridSpan w:val="3"/>
            <w:vAlign w:val="center"/>
          </w:tcPr>
          <w:p w14:paraId="067667C6">
            <w:pPr>
              <w:pStyle w:val="23"/>
              <w:wordWrap w:val="0"/>
              <w:spacing w:line="330" w:lineRule="atLeast"/>
              <w:rPr>
                <w:rFonts w:ascii="Times New Roman" w:hAnsi="Times New Roman" w:cs="Times New Roman"/>
                <w:color w:val="FF0000"/>
                <w:kern w:val="2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2"/>
              </w:rPr>
              <w:t>$</w:t>
            </w:r>
            <w:r>
              <w:rPr>
                <w:rFonts w:ascii="Times New Roman" w:hAnsi="Times New Roman" w:cs="Times New Roman"/>
                <w:color w:val="FF0000"/>
                <w:kern w:val="2"/>
              </w:rPr>
              <w:t>{pre</w:t>
            </w:r>
            <w:r>
              <w:rPr>
                <w:rFonts w:hint="eastAsia" w:ascii="Times New Roman" w:hAnsi="Times New Roman" w:cs="Times New Roman"/>
                <w:color w:val="FF0000"/>
                <w:kern w:val="2"/>
              </w:rPr>
              <w:t>C</w:t>
            </w:r>
            <w:r>
              <w:rPr>
                <w:rFonts w:ascii="Times New Roman" w:hAnsi="Times New Roman" w:cs="Times New Roman"/>
                <w:color w:val="FF0000"/>
                <w:kern w:val="2"/>
              </w:rPr>
              <w:t>ondition</w:t>
            </w:r>
            <w:r>
              <w:rPr>
                <w:color w:val="FF0000"/>
              </w:rPr>
              <w:t>}</w:t>
            </w:r>
          </w:p>
        </w:tc>
      </w:tr>
      <w:tr w14:paraId="7904CF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2" w:type="dxa"/>
            <w:gridSpan w:val="2"/>
            <w:vAlign w:val="center"/>
          </w:tcPr>
          <w:p w14:paraId="729D93CD">
            <w:pPr>
              <w:pStyle w:val="34"/>
              <w:jc w:val="left"/>
            </w:pPr>
            <w:r>
              <w:rPr>
                <w:rFonts w:hint="eastAsia"/>
              </w:rPr>
              <w:t>操作步骤及输入数据</w:t>
            </w:r>
          </w:p>
        </w:tc>
        <w:tc>
          <w:tcPr>
            <w:tcW w:w="4170" w:type="dxa"/>
            <w:gridSpan w:val="2"/>
            <w:vAlign w:val="center"/>
          </w:tcPr>
          <w:p w14:paraId="0B8F14E5">
            <w:pPr>
              <w:pStyle w:val="34"/>
              <w:jc w:val="left"/>
            </w:pPr>
            <w:r>
              <w:t>期望结果</w:t>
            </w:r>
          </w:p>
        </w:tc>
      </w:tr>
      <w:tr w14:paraId="30D530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2" w:type="dxa"/>
            <w:gridSpan w:val="2"/>
            <w:vAlign w:val="center"/>
          </w:tcPr>
          <w:p w14:paraId="576FB6FA">
            <w:pPr>
              <w:pStyle w:val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 stepAndData}</w:t>
            </w:r>
          </w:p>
        </w:tc>
        <w:tc>
          <w:tcPr>
            <w:tcW w:w="4170" w:type="dxa"/>
            <w:gridSpan w:val="2"/>
            <w:vAlign w:val="center"/>
          </w:tcPr>
          <w:p w14:paraId="48B8D2A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 expectResult}</w:t>
            </w:r>
          </w:p>
        </w:tc>
      </w:tr>
      <w:tr w14:paraId="0AFF63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7E88C2FA">
            <w:pPr>
              <w:pStyle w:val="34"/>
              <w:jc w:val="left"/>
            </w:pPr>
            <w:r>
              <w:t>评判标准</w:t>
            </w:r>
          </w:p>
        </w:tc>
        <w:tc>
          <w:tcPr>
            <w:tcW w:w="7052" w:type="dxa"/>
            <w:gridSpan w:val="3"/>
            <w:vAlign w:val="center"/>
          </w:tcPr>
          <w:p w14:paraId="1FCB8302">
            <w:pPr>
              <w:pStyle w:val="34"/>
              <w:jc w:val="left"/>
            </w:pPr>
            <w:r>
              <w:rPr>
                <w:rFonts w:hint="eastAsia"/>
              </w:rPr>
              <w:t>检测</w:t>
            </w:r>
            <w:r>
              <w:t>结果与期望结果一致</w:t>
            </w:r>
          </w:p>
        </w:tc>
      </w:tr>
      <w:tr w14:paraId="427435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1C0B3826">
            <w:pPr>
              <w:pStyle w:val="34"/>
              <w:jc w:val="left"/>
            </w:pPr>
            <w:r>
              <w:t>优先级别</w:t>
            </w:r>
          </w:p>
        </w:tc>
        <w:tc>
          <w:tcPr>
            <w:tcW w:w="2882" w:type="dxa"/>
            <w:vAlign w:val="center"/>
          </w:tcPr>
          <w:p w14:paraId="2C0C6DA0">
            <w:pPr>
              <w:pStyle w:val="23"/>
              <w:wordWrap w:val="0"/>
              <w:spacing w:line="330" w:lineRule="atLeast"/>
              <w:rPr>
                <w:rFonts w:ascii="Times New Roman" w:hAnsi="Times New Roman" w:cs="Times New Roman"/>
                <w:color w:val="FF0000"/>
                <w:kern w:val="2"/>
              </w:rPr>
            </w:pPr>
            <w:r>
              <w:rPr>
                <w:rFonts w:hint="eastAsia" w:ascii="Times New Roman" w:hAnsi="Times New Roman" w:cs="Times New Roman"/>
                <w:color w:val="FF0000"/>
                <w:kern w:val="2"/>
              </w:rPr>
              <w:t>$</w:t>
            </w:r>
            <w:r>
              <w:rPr>
                <w:rFonts w:ascii="Times New Roman" w:hAnsi="Times New Roman" w:cs="Times New Roman"/>
                <w:color w:val="FF0000"/>
                <w:kern w:val="2"/>
              </w:rPr>
              <w:t>{priority</w:t>
            </w:r>
            <w:r>
              <w:rPr>
                <w:color w:val="FF0000"/>
              </w:rPr>
              <w:t>}</w:t>
            </w:r>
          </w:p>
        </w:tc>
        <w:tc>
          <w:tcPr>
            <w:tcW w:w="1257" w:type="dxa"/>
            <w:vAlign w:val="center"/>
          </w:tcPr>
          <w:p w14:paraId="1CA948DF">
            <w:pPr>
              <w:pStyle w:val="34"/>
              <w:jc w:val="left"/>
            </w:pPr>
            <w:r>
              <w:t>设计人员</w:t>
            </w:r>
          </w:p>
        </w:tc>
        <w:tc>
          <w:tcPr>
            <w:tcW w:w="2913" w:type="dxa"/>
            <w:vAlign w:val="center"/>
          </w:tcPr>
          <w:p w14:paraId="19D31B3D">
            <w:pPr>
              <w:pStyle w:val="34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{designManagerUser}</w:t>
            </w:r>
          </w:p>
        </w:tc>
      </w:tr>
      <w:tr w14:paraId="6268C1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14A7EA2B">
            <w:pPr>
              <w:pStyle w:val="34"/>
              <w:jc w:val="left"/>
            </w:pPr>
            <w:r>
              <w:rPr>
                <w:rFonts w:hint="eastAsia"/>
              </w:rPr>
              <w:t>检测</w:t>
            </w:r>
            <w:r>
              <w:t>人员</w:t>
            </w:r>
          </w:p>
        </w:tc>
        <w:tc>
          <w:tcPr>
            <w:tcW w:w="2882" w:type="dxa"/>
            <w:vAlign w:val="center"/>
          </w:tcPr>
          <w:p w14:paraId="434131FC">
            <w:pPr>
              <w:pStyle w:val="34"/>
              <w:jc w:val="left"/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>{testManagerUser}</w:t>
            </w:r>
          </w:p>
        </w:tc>
        <w:tc>
          <w:tcPr>
            <w:tcW w:w="1257" w:type="dxa"/>
            <w:vAlign w:val="center"/>
          </w:tcPr>
          <w:p w14:paraId="689E3739">
            <w:pPr>
              <w:pStyle w:val="34"/>
              <w:jc w:val="left"/>
            </w:pPr>
            <w:r>
              <w:rPr>
                <w:rFonts w:hint="eastAsia"/>
              </w:rPr>
              <w:t>检测</w:t>
            </w:r>
            <w:r>
              <w:t>日期</w:t>
            </w:r>
          </w:p>
        </w:tc>
        <w:tc>
          <w:tcPr>
            <w:tcW w:w="2913" w:type="dxa"/>
            <w:vAlign w:val="center"/>
          </w:tcPr>
          <w:p w14:paraId="453379B5">
            <w:pPr>
              <w:pStyle w:val="34"/>
              <w:jc w:val="left"/>
              <w:rPr>
                <w:color w:val="FF0000"/>
              </w:rPr>
            </w:pPr>
            <w:r>
              <w:rPr>
                <w:color w:val="FF0000"/>
              </w:rPr>
              <w:t>${testYear}</w:t>
            </w:r>
            <w:r>
              <w:rPr>
                <w:rFonts w:hint="eastAsia"/>
                <w:color w:val="FF0000"/>
              </w:rPr>
              <w:t>年</w:t>
            </w:r>
            <w:r>
              <w:rPr>
                <w:color w:val="FF0000"/>
              </w:rPr>
              <w:t>${testMonth}</w:t>
            </w:r>
            <w:r>
              <w:rPr>
                <w:rFonts w:hint="eastAsia"/>
                <w:color w:val="FF0000"/>
              </w:rPr>
              <w:t>月</w:t>
            </w:r>
            <w:r>
              <w:rPr>
                <w:color w:val="FF0000"/>
              </w:rPr>
              <w:t>${testDay}</w:t>
            </w:r>
            <w:r>
              <w:rPr>
                <w:rFonts w:hint="eastAsia"/>
                <w:color w:val="FF0000"/>
              </w:rPr>
              <w:t>日</w:t>
            </w:r>
          </w:p>
        </w:tc>
      </w:tr>
    </w:tbl>
    <w:p w14:paraId="2607E03F">
      <w:pPr>
        <w:outlineLvl w:val="3"/>
        <w:rPr>
          <w:rFonts w:hint="eastAsia"/>
          <w:color w:val="FF0000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440" w:right="1797" w:bottom="1440" w:left="1797" w:header="851" w:footer="850" w:gutter="0"/>
      <w:pgNumType w:start="1"/>
      <w:cols w:space="425" w:num="1"/>
      <w:titlePg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AAF3F">
    <w:pPr>
      <w:pStyle w:val="17"/>
      <w:numPr>
        <w:ins w:id="18" w:author="Administrator" w:date=""/>
      </w:numPr>
      <w:pBdr>
        <w:top w:val="single" w:color="auto" w:sz="4" w:space="1"/>
      </w:pBdr>
      <w:ind w:firstLine="1800" w:firstLineChars="1000"/>
      <w:jc w:val="both"/>
    </w:pPr>
    <w:r>
      <w:rPr>
        <w:rFonts w:hint="eastAsia"/>
      </w:rPr>
      <w:t xml:space="preserve"> </w:t>
    </w:r>
    <w:r>
      <w:t xml:space="preserve">        </w:t>
    </w:r>
    <w:r>
      <w:rPr>
        <w:rFonts w:hint="eastAsia"/>
      </w:rPr>
      <w:t xml:space="preserve">  </w:t>
    </w:r>
    <w:r>
      <w:t xml:space="preserve">    </w:t>
    </w:r>
    <w:r>
      <w:rPr>
        <w:rFonts w:hint="eastAsia"/>
      </w:rPr>
      <w:tab/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 xml:space="preserve">            </w:t>
    </w:r>
    <w:r>
      <w:t xml:space="preserve">                     </w:t>
    </w:r>
    <w:r>
      <w:rPr>
        <w:rFonts w:hint="eastAsia"/>
      </w:rPr>
      <w:t xml:space="preserve">   </w:t>
    </w:r>
    <w:r>
      <w:rPr>
        <w:rFonts w:hint="eastAsia"/>
        <w:kern w:val="0"/>
        <w:szCs w:val="21"/>
      </w:rPr>
      <w:t xml:space="preserve">共 </w:t>
    </w:r>
    <w:r>
      <w:rPr>
        <w:rStyle w:val="29"/>
      </w:rPr>
      <w:fldChar w:fldCharType="begin"/>
    </w:r>
    <w:r>
      <w:rPr>
        <w:rStyle w:val="29"/>
      </w:rPr>
      <w:instrText xml:space="preserve"> </w:instrText>
    </w:r>
    <w:r>
      <w:rPr>
        <w:rStyle w:val="29"/>
        <w:rFonts w:hint="eastAsia"/>
      </w:rPr>
      <w:instrText xml:space="preserve">NUMPAGES   \* MERGEFORMAT</w:instrText>
    </w:r>
    <w:r>
      <w:rPr>
        <w:rStyle w:val="29"/>
      </w:rPr>
      <w:instrText xml:space="preserve"> </w:instrText>
    </w:r>
    <w:r>
      <w:rPr>
        <w:rStyle w:val="29"/>
      </w:rPr>
      <w:fldChar w:fldCharType="separate"/>
    </w:r>
    <w:r>
      <w:rPr>
        <w:rStyle w:val="29"/>
      </w:rPr>
      <w:t>7</w:t>
    </w:r>
    <w:r>
      <w:rPr>
        <w:rStyle w:val="29"/>
      </w:rPr>
      <w:fldChar w:fldCharType="end"/>
    </w:r>
    <w:r>
      <w:rPr>
        <w:rFonts w:hint="eastAsia"/>
        <w:kern w:val="0"/>
        <w:szCs w:val="21"/>
      </w:rPr>
      <w:t xml:space="preserve"> 页   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 \* MERGEFORMAT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10FD7">
    <w:pPr>
      <w:pStyle w:val="17"/>
      <w:ind w:firstLine="360"/>
    </w:pPr>
  </w:p>
  <w:p w14:paraId="6B8B4A86">
    <w:pPr>
      <w:ind w:firstLine="480"/>
    </w:pPr>
  </w:p>
  <w:p w14:paraId="625EFC20">
    <w:pPr>
      <w:ind w:firstLine="480"/>
    </w:pPr>
  </w:p>
  <w:p w14:paraId="1BFD356C">
    <w:pPr>
      <w:ind w:firstLine="480"/>
    </w:pPr>
  </w:p>
  <w:p w14:paraId="74DE84F1">
    <w:pPr>
      <w:ind w:firstLine="480"/>
    </w:pPr>
  </w:p>
  <w:p w14:paraId="2CAB372D">
    <w:pPr>
      <w:ind w:firstLine="480"/>
    </w:pPr>
  </w:p>
  <w:p w14:paraId="143A58A1">
    <w:pPr>
      <w:ind w:firstLine="480"/>
    </w:pPr>
  </w:p>
  <w:p w14:paraId="2EB14A04">
    <w:pPr>
      <w:ind w:firstLine="480"/>
    </w:pPr>
  </w:p>
  <w:p w14:paraId="57A8409C">
    <w:pPr>
      <w:ind w:firstLine="480"/>
    </w:pPr>
  </w:p>
  <w:p w14:paraId="7009E1E0">
    <w:pPr>
      <w:ind w:firstLine="480"/>
    </w:pPr>
  </w:p>
  <w:p w14:paraId="4ECF9A40">
    <w:pPr>
      <w:ind w:firstLine="480"/>
    </w:pPr>
  </w:p>
  <w:p w14:paraId="029F204D">
    <w:pPr>
      <w:ind w:firstLine="480"/>
    </w:pPr>
  </w:p>
  <w:p w14:paraId="68A55D5B">
    <w:pPr>
      <w:ind w:firstLine="480"/>
    </w:pPr>
  </w:p>
  <w:p w14:paraId="55A867DD">
    <w:pPr>
      <w:ind w:firstLine="480"/>
    </w:pPr>
  </w:p>
  <w:p w14:paraId="227577F1">
    <w:pPr>
      <w:ind w:firstLine="480"/>
    </w:pPr>
  </w:p>
  <w:p w14:paraId="2558E512">
    <w:pPr>
      <w:ind w:firstLine="480"/>
    </w:pPr>
  </w:p>
  <w:p w14:paraId="6D547594">
    <w:pPr>
      <w:ind w:firstLine="480"/>
    </w:pPr>
  </w:p>
  <w:p w14:paraId="60BA7161">
    <w:pPr>
      <w:ind w:firstLine="480"/>
    </w:pPr>
  </w:p>
  <w:p w14:paraId="13CDAA7B">
    <w:pPr>
      <w:ind w:firstLine="480"/>
    </w:pPr>
  </w:p>
  <w:p w14:paraId="49A655FB">
    <w:pPr>
      <w:ind w:firstLine="480"/>
    </w:pPr>
  </w:p>
  <w:p w14:paraId="35EA6D9F">
    <w:pPr>
      <w:ind w:firstLine="480"/>
    </w:pPr>
  </w:p>
  <w:p w14:paraId="50EC2005">
    <w:pPr>
      <w:ind w:firstLine="480"/>
    </w:pPr>
  </w:p>
  <w:p w14:paraId="1C342E0F">
    <w:pPr>
      <w:ind w:firstLine="480"/>
    </w:pPr>
  </w:p>
  <w:p w14:paraId="4B4AF644">
    <w:pPr>
      <w:ind w:firstLine="480"/>
    </w:pPr>
  </w:p>
  <w:p w14:paraId="23800DD6">
    <w:pPr>
      <w:ind w:firstLine="480"/>
    </w:pPr>
  </w:p>
  <w:p w14:paraId="12229E37">
    <w:pPr>
      <w:ind w:firstLine="480"/>
    </w:pPr>
  </w:p>
  <w:p w14:paraId="219D1305">
    <w:pPr>
      <w:ind w:firstLine="480"/>
    </w:pPr>
  </w:p>
  <w:p w14:paraId="397B5400">
    <w:pPr>
      <w:ind w:firstLine="480"/>
    </w:pPr>
  </w:p>
  <w:p w14:paraId="142DBC20">
    <w:pPr>
      <w:ind w:firstLine="480"/>
    </w:pPr>
  </w:p>
  <w:p w14:paraId="49754DF9">
    <w:pPr>
      <w:ind w:firstLine="480"/>
    </w:pPr>
  </w:p>
  <w:p w14:paraId="4C4FB757">
    <w:pPr>
      <w:ind w:firstLine="480"/>
    </w:pPr>
  </w:p>
  <w:p w14:paraId="19DF318B">
    <w:pPr>
      <w:ind w:firstLine="480"/>
    </w:pPr>
  </w:p>
  <w:p w14:paraId="0BD7FC27">
    <w:pPr>
      <w:ind w:firstLine="480"/>
    </w:pPr>
  </w:p>
  <w:p w14:paraId="4CB10349">
    <w:pPr>
      <w:ind w:firstLine="480"/>
    </w:pPr>
  </w:p>
  <w:p w14:paraId="30A83DD8">
    <w:pPr>
      <w:ind w:firstLine="480"/>
    </w:pPr>
  </w:p>
  <w:p w14:paraId="57B69675">
    <w:pPr>
      <w:ind w:firstLine="480"/>
    </w:pPr>
  </w:p>
  <w:p w14:paraId="51E1B910">
    <w:pPr>
      <w:ind w:firstLine="480"/>
    </w:pPr>
  </w:p>
  <w:p w14:paraId="73F5B299">
    <w:pPr>
      <w:ind w:firstLine="480"/>
    </w:pPr>
  </w:p>
  <w:p w14:paraId="7EDE9B13">
    <w:pPr>
      <w:ind w:firstLine="480"/>
    </w:pPr>
  </w:p>
  <w:p w14:paraId="6494569D">
    <w:pPr>
      <w:ind w:firstLine="480"/>
    </w:pPr>
  </w:p>
  <w:p w14:paraId="01C7C50B">
    <w:pPr>
      <w:ind w:firstLine="480"/>
    </w:pPr>
  </w:p>
  <w:p w14:paraId="4840AFF3">
    <w:pPr>
      <w:ind w:firstLine="480"/>
    </w:pPr>
  </w:p>
  <w:p w14:paraId="60CF0FAC">
    <w:pPr>
      <w:ind w:firstLine="480"/>
    </w:pPr>
  </w:p>
  <w:p w14:paraId="517ECCD2">
    <w:pPr>
      <w:ind w:firstLine="480"/>
    </w:pPr>
  </w:p>
  <w:p w14:paraId="4252EC43">
    <w:pPr>
      <w:ind w:firstLine="480"/>
    </w:pPr>
  </w:p>
  <w:p w14:paraId="247AA9F7">
    <w:pPr>
      <w:ind w:firstLine="480"/>
    </w:pPr>
  </w:p>
  <w:p w14:paraId="310D2596">
    <w:pPr>
      <w:ind w:firstLine="480"/>
    </w:pPr>
  </w:p>
  <w:p w14:paraId="711FBF53">
    <w:pPr>
      <w:ind w:firstLine="480"/>
    </w:pPr>
  </w:p>
  <w:p w14:paraId="07EB38F5">
    <w:pPr>
      <w:ind w:firstLine="480"/>
    </w:pPr>
  </w:p>
  <w:p w14:paraId="186F81B6">
    <w:pPr>
      <w:ind w:firstLine="480"/>
    </w:pPr>
  </w:p>
  <w:p w14:paraId="18167A00">
    <w:pPr>
      <w:ind w:firstLine="480"/>
    </w:pPr>
  </w:p>
  <w:p w14:paraId="22D4C8DB">
    <w:pPr>
      <w:ind w:firstLine="480"/>
    </w:pPr>
  </w:p>
  <w:p w14:paraId="6D79482D">
    <w:pPr>
      <w:ind w:firstLine="480"/>
    </w:pPr>
  </w:p>
  <w:p w14:paraId="5EDEFD3D">
    <w:pPr>
      <w:ind w:firstLine="480"/>
    </w:pPr>
  </w:p>
  <w:p w14:paraId="4DCC43D0">
    <w:pPr>
      <w:ind w:firstLine="480"/>
    </w:pPr>
  </w:p>
  <w:p w14:paraId="0982714F">
    <w:pPr>
      <w:ind w:firstLine="480"/>
    </w:pPr>
  </w:p>
  <w:p w14:paraId="75BB622E">
    <w:pPr>
      <w:ind w:firstLine="480"/>
    </w:pPr>
  </w:p>
  <w:p w14:paraId="3DAC9764">
    <w:pPr>
      <w:ind w:firstLine="480"/>
    </w:pPr>
  </w:p>
  <w:p w14:paraId="330257DA">
    <w:pPr>
      <w:ind w:firstLine="480"/>
    </w:pPr>
  </w:p>
  <w:p w14:paraId="34E97915">
    <w:pPr>
      <w:ind w:firstLine="480"/>
    </w:pPr>
  </w:p>
  <w:p w14:paraId="1B31C6C9">
    <w:pPr>
      <w:ind w:firstLine="480"/>
    </w:pPr>
  </w:p>
  <w:p w14:paraId="48728A75">
    <w:pPr>
      <w:ind w:firstLine="480"/>
    </w:pPr>
  </w:p>
  <w:p w14:paraId="078AA8C7">
    <w:pPr>
      <w:ind w:firstLine="480"/>
    </w:pPr>
  </w:p>
  <w:p w14:paraId="4B597644">
    <w:pPr>
      <w:ind w:firstLine="480"/>
    </w:pPr>
  </w:p>
  <w:p w14:paraId="39515752">
    <w:pPr>
      <w:ind w:firstLine="480"/>
    </w:pPr>
  </w:p>
  <w:p w14:paraId="1850913E">
    <w:pPr>
      <w:ind w:firstLine="480"/>
    </w:pPr>
  </w:p>
  <w:p w14:paraId="7E8BE65E">
    <w:pPr>
      <w:ind w:firstLine="480"/>
    </w:pPr>
  </w:p>
  <w:p w14:paraId="7DDB3334">
    <w:pPr>
      <w:ind w:firstLine="480"/>
    </w:pPr>
  </w:p>
  <w:p w14:paraId="06AB99E7">
    <w:pPr>
      <w:ind w:firstLine="480"/>
    </w:pPr>
  </w:p>
  <w:p w14:paraId="73BB8C55">
    <w:pPr>
      <w:ind w:firstLine="480"/>
    </w:pPr>
  </w:p>
  <w:p w14:paraId="2CBA8350">
    <w:pPr>
      <w:ind w:firstLine="480"/>
    </w:pPr>
  </w:p>
  <w:p w14:paraId="451E1CEA">
    <w:pPr>
      <w:ind w:firstLine="480"/>
    </w:pPr>
  </w:p>
  <w:p w14:paraId="2421A753">
    <w:pPr>
      <w:numPr>
        <w:ins w:id="19" w:author="Administrator" w:date="2006-08-03T10:51:00Z"/>
      </w:numPr>
      <w:ind w:firstLine="480"/>
    </w:pPr>
  </w:p>
  <w:p w14:paraId="1FF08DF3">
    <w:pPr>
      <w:numPr>
        <w:ins w:id="20" w:author="Administrator" w:date="2006-08-03T10:51:00Z"/>
      </w:numPr>
      <w:ind w:firstLine="480"/>
    </w:pPr>
  </w:p>
  <w:p w14:paraId="1A3119FB">
    <w:pPr>
      <w:numPr>
        <w:ins w:id="21" w:author="Administrator" w:date="2006-08-03T10:51:00Z"/>
      </w:numPr>
      <w:ind w:firstLine="480"/>
    </w:pPr>
  </w:p>
  <w:p w14:paraId="2925080B">
    <w:pPr>
      <w:numPr>
        <w:ins w:id="22" w:author="Administrator" w:date="2006-08-03T10:51:00Z"/>
      </w:numPr>
      <w:ind w:firstLine="480"/>
    </w:pPr>
  </w:p>
  <w:p w14:paraId="1B33679A">
    <w:pPr>
      <w:numPr>
        <w:ins w:id="23" w:author="Administrator" w:date="2006-08-03T10:51:00Z"/>
      </w:numPr>
      <w:ind w:firstLine="480"/>
    </w:pPr>
  </w:p>
  <w:p w14:paraId="4D64ED96">
    <w:pPr>
      <w:numPr>
        <w:ins w:id="24" w:author="Administrator" w:date="2006-08-03T10:51:00Z"/>
      </w:numPr>
      <w:ind w:firstLine="480"/>
    </w:pPr>
  </w:p>
  <w:p w14:paraId="0425BD9A">
    <w:pPr>
      <w:numPr>
        <w:ins w:id="25" w:author="Administrator" w:date="2006-08-03T10:51:00Z"/>
      </w:numPr>
      <w:ind w:firstLine="480"/>
    </w:pPr>
  </w:p>
  <w:p w14:paraId="6699A70B">
    <w:pPr>
      <w:numPr>
        <w:ins w:id="26" w:author="Administrator" w:date="2006-08-03T10:51:00Z"/>
      </w:numPr>
      <w:ind w:firstLine="480"/>
    </w:pPr>
  </w:p>
  <w:p w14:paraId="26FFEE12">
    <w:pPr>
      <w:numPr>
        <w:ins w:id="27" w:author="Administrator" w:date="2006-08-03T10:51:00Z"/>
      </w:numPr>
      <w:ind w:firstLine="480"/>
    </w:pPr>
  </w:p>
  <w:p w14:paraId="4C7CE33C">
    <w:pPr>
      <w:numPr>
        <w:ins w:id="28" w:author="Administrator" w:date="2006-08-03T10:51:00Z"/>
      </w:numPr>
      <w:ind w:firstLine="480"/>
    </w:pPr>
  </w:p>
  <w:p w14:paraId="413D1543">
    <w:pPr>
      <w:numPr>
        <w:ins w:id="29" w:author="Administrator" w:date="2006-08-03T10:51:00Z"/>
      </w:numPr>
      <w:ind w:firstLine="480"/>
    </w:pPr>
  </w:p>
  <w:p w14:paraId="78A7B277">
    <w:pPr>
      <w:numPr>
        <w:ins w:id="30" w:author="Administrator" w:date="2006-08-03T10:51:00Z"/>
      </w:numPr>
      <w:ind w:firstLine="480"/>
    </w:pPr>
  </w:p>
  <w:p w14:paraId="1487F758">
    <w:pPr>
      <w:numPr>
        <w:ins w:id="31" w:author="Administrator" w:date="2006-08-03T10:51:00Z"/>
      </w:numPr>
      <w:ind w:firstLine="480"/>
    </w:pPr>
  </w:p>
  <w:p w14:paraId="2D5D29CE">
    <w:pPr>
      <w:numPr>
        <w:ins w:id="32" w:author="Administrator" w:date="2006-08-03T10:51:00Z"/>
      </w:numPr>
      <w:ind w:firstLine="480"/>
    </w:pPr>
  </w:p>
  <w:p w14:paraId="0062F201">
    <w:pPr>
      <w:numPr>
        <w:ins w:id="33" w:author="Administrator" w:date="2006-08-03T10:51:00Z"/>
      </w:numPr>
      <w:ind w:firstLine="480"/>
    </w:pPr>
  </w:p>
  <w:p w14:paraId="046F422E">
    <w:pPr>
      <w:numPr>
        <w:ins w:id="34" w:author="Administrator" w:date="2006-08-03T10:51:00Z"/>
      </w:numPr>
      <w:ind w:firstLine="480"/>
    </w:pPr>
  </w:p>
  <w:p w14:paraId="29B343B2">
    <w:pPr>
      <w:numPr>
        <w:ins w:id="35" w:author="Administrator" w:date="2006-08-03T10:51:00Z"/>
      </w:num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CD0CE">
    <w:pPr>
      <w:pStyle w:val="18"/>
      <w:pBdr>
        <w:bottom w:val="single" w:color="auto" w:sz="4" w:space="1"/>
      </w:pBdr>
      <w:jc w:val="left"/>
    </w:pPr>
    <w:r>
      <w:rPr>
        <w:rFonts w:hint="eastAsia"/>
      </w:rPr>
      <w:t>用例</w:t>
    </w:r>
    <w:r>
      <w:t>编号：</w:t>
    </w:r>
    <w:r>
      <w:rPr>
        <w:rFonts w:hint="eastAsia"/>
      </w:rPr>
      <w:t>Lab-</w:t>
    </w:r>
    <w:r>
      <w:rPr>
        <w:color w:val="FF0000"/>
      </w:rPr>
      <w:t>${planNumber}</w:t>
    </w:r>
    <w:r>
      <w:rPr>
        <w:rFonts w:hint="eastAsia"/>
      </w:rPr>
      <w:t>-DCI</w:t>
    </w:r>
    <w:r>
      <w:t xml:space="preserve">                                               </w:t>
    </w:r>
    <w:r>
      <w:rPr>
        <w:rFonts w:hint="eastAsia"/>
      </w:rPr>
      <w:t>用例</w:t>
    </w:r>
    <w:r>
      <w:t>版本：V1.0</w:t>
    </w:r>
  </w:p>
  <w:p w14:paraId="44719195">
    <w:pPr>
      <w:numPr>
        <w:ins w:id="0" w:author="Administrator" w:date="2006-08-03T10:51:00Z"/>
      </w:numPr>
      <w:ind w:firstLine="20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CBD3F">
    <w:pPr>
      <w:ind w:firstLine="480"/>
    </w:pPr>
  </w:p>
  <w:p w14:paraId="33C0C7D2">
    <w:pPr>
      <w:ind w:firstLine="480"/>
    </w:pPr>
  </w:p>
  <w:p w14:paraId="696D94A7">
    <w:pPr>
      <w:ind w:firstLine="480"/>
    </w:pPr>
  </w:p>
  <w:p w14:paraId="7139FEFF">
    <w:pPr>
      <w:ind w:firstLine="480"/>
    </w:pPr>
  </w:p>
  <w:p w14:paraId="49C9D433">
    <w:pPr>
      <w:ind w:firstLine="480"/>
    </w:pPr>
  </w:p>
  <w:p w14:paraId="18AAB40C">
    <w:pPr>
      <w:ind w:firstLine="480"/>
    </w:pPr>
  </w:p>
  <w:p w14:paraId="45D580BD">
    <w:pPr>
      <w:ind w:firstLine="480"/>
    </w:pPr>
  </w:p>
  <w:p w14:paraId="6FC56436">
    <w:pPr>
      <w:ind w:firstLine="480"/>
    </w:pPr>
  </w:p>
  <w:p w14:paraId="2E4F0E0D">
    <w:pPr>
      <w:ind w:firstLine="480"/>
    </w:pPr>
  </w:p>
  <w:p w14:paraId="12093ADD">
    <w:pPr>
      <w:ind w:firstLine="480"/>
    </w:pPr>
  </w:p>
  <w:p w14:paraId="5C113AA0">
    <w:pPr>
      <w:ind w:firstLine="480"/>
    </w:pPr>
  </w:p>
  <w:p w14:paraId="6AC004BF">
    <w:pPr>
      <w:ind w:firstLine="480"/>
    </w:pPr>
  </w:p>
  <w:p w14:paraId="428C1C4D">
    <w:pPr>
      <w:ind w:firstLine="480"/>
    </w:pPr>
  </w:p>
  <w:p w14:paraId="31F8C849">
    <w:pPr>
      <w:ind w:firstLine="480"/>
    </w:pPr>
  </w:p>
  <w:p w14:paraId="1CA8031F">
    <w:pPr>
      <w:ind w:firstLine="480"/>
    </w:pPr>
  </w:p>
  <w:p w14:paraId="699AA6EF">
    <w:pPr>
      <w:ind w:firstLine="480"/>
    </w:pPr>
  </w:p>
  <w:p w14:paraId="442C5389">
    <w:pPr>
      <w:ind w:firstLine="480"/>
    </w:pPr>
  </w:p>
  <w:p w14:paraId="6E66A7F8">
    <w:pPr>
      <w:ind w:firstLine="480"/>
    </w:pPr>
  </w:p>
  <w:p w14:paraId="6DC6C1F6">
    <w:pPr>
      <w:ind w:firstLine="480"/>
    </w:pPr>
  </w:p>
  <w:p w14:paraId="477A2CA6">
    <w:pPr>
      <w:ind w:firstLine="480"/>
    </w:pPr>
  </w:p>
  <w:p w14:paraId="29A6CF71">
    <w:pPr>
      <w:ind w:firstLine="480"/>
    </w:pPr>
  </w:p>
  <w:p w14:paraId="5C702DB8">
    <w:pPr>
      <w:ind w:firstLine="480"/>
    </w:pPr>
  </w:p>
  <w:p w14:paraId="5365F771">
    <w:pPr>
      <w:ind w:firstLine="480"/>
    </w:pPr>
  </w:p>
  <w:p w14:paraId="1B5FF7E8">
    <w:pPr>
      <w:ind w:firstLine="480"/>
    </w:pPr>
  </w:p>
  <w:p w14:paraId="4646629A">
    <w:pPr>
      <w:ind w:firstLine="480"/>
    </w:pPr>
  </w:p>
  <w:p w14:paraId="1462025C">
    <w:pPr>
      <w:ind w:firstLine="480"/>
    </w:pPr>
  </w:p>
  <w:p w14:paraId="7101E1B6">
    <w:pPr>
      <w:ind w:firstLine="480"/>
    </w:pPr>
  </w:p>
  <w:p w14:paraId="14D4B9C6">
    <w:pPr>
      <w:ind w:firstLine="480"/>
    </w:pPr>
  </w:p>
  <w:p w14:paraId="041422E1">
    <w:pPr>
      <w:ind w:firstLine="480"/>
    </w:pPr>
  </w:p>
  <w:p w14:paraId="423975A0">
    <w:pPr>
      <w:ind w:firstLine="480"/>
    </w:pPr>
  </w:p>
  <w:p w14:paraId="5909B9A4">
    <w:pPr>
      <w:ind w:firstLine="480"/>
    </w:pPr>
  </w:p>
  <w:p w14:paraId="6E2F334C">
    <w:pPr>
      <w:ind w:firstLine="480"/>
    </w:pPr>
  </w:p>
  <w:p w14:paraId="0997328F">
    <w:pPr>
      <w:ind w:firstLine="480"/>
    </w:pPr>
  </w:p>
  <w:p w14:paraId="7C44725E">
    <w:pPr>
      <w:ind w:firstLine="480"/>
    </w:pPr>
  </w:p>
  <w:p w14:paraId="3D7E8965">
    <w:pPr>
      <w:ind w:firstLine="480"/>
    </w:pPr>
  </w:p>
  <w:p w14:paraId="0EE81685">
    <w:pPr>
      <w:ind w:firstLine="480"/>
    </w:pPr>
  </w:p>
  <w:p w14:paraId="7A0AF380">
    <w:pPr>
      <w:ind w:firstLine="480"/>
    </w:pPr>
  </w:p>
  <w:p w14:paraId="1494E2FD">
    <w:pPr>
      <w:ind w:firstLine="480"/>
    </w:pPr>
  </w:p>
  <w:p w14:paraId="6BFC3940">
    <w:pPr>
      <w:ind w:firstLine="480"/>
    </w:pPr>
  </w:p>
  <w:p w14:paraId="55A2A120">
    <w:pPr>
      <w:ind w:firstLine="480"/>
    </w:pPr>
  </w:p>
  <w:p w14:paraId="4662A030">
    <w:pPr>
      <w:ind w:firstLine="480"/>
    </w:pPr>
  </w:p>
  <w:p w14:paraId="6D725C9E">
    <w:pPr>
      <w:ind w:firstLine="480"/>
    </w:pPr>
  </w:p>
  <w:p w14:paraId="1462C9ED">
    <w:pPr>
      <w:ind w:firstLine="480"/>
    </w:pPr>
  </w:p>
  <w:p w14:paraId="4419A2CD">
    <w:pPr>
      <w:ind w:firstLine="480"/>
    </w:pPr>
  </w:p>
  <w:p w14:paraId="1F54E91F">
    <w:pPr>
      <w:ind w:firstLine="480"/>
    </w:pPr>
  </w:p>
  <w:p w14:paraId="4FB97F8B">
    <w:pPr>
      <w:ind w:firstLine="480"/>
    </w:pPr>
  </w:p>
  <w:p w14:paraId="5D2CD5EF">
    <w:pPr>
      <w:ind w:firstLine="480"/>
    </w:pPr>
  </w:p>
  <w:p w14:paraId="7A977595">
    <w:pPr>
      <w:ind w:firstLine="480"/>
    </w:pPr>
  </w:p>
  <w:p w14:paraId="30000F6A">
    <w:pPr>
      <w:ind w:firstLine="480"/>
    </w:pPr>
  </w:p>
  <w:p w14:paraId="31B78052">
    <w:pPr>
      <w:ind w:firstLine="480"/>
    </w:pPr>
  </w:p>
  <w:p w14:paraId="42EECEA0">
    <w:pPr>
      <w:ind w:firstLine="480"/>
    </w:pPr>
  </w:p>
  <w:p w14:paraId="6D878C12">
    <w:pPr>
      <w:ind w:firstLine="480"/>
    </w:pPr>
  </w:p>
  <w:p w14:paraId="36D45267">
    <w:pPr>
      <w:ind w:firstLine="480"/>
    </w:pPr>
  </w:p>
  <w:p w14:paraId="5E1E770A">
    <w:pPr>
      <w:ind w:firstLine="480"/>
    </w:pPr>
  </w:p>
  <w:p w14:paraId="07171BC9">
    <w:pPr>
      <w:ind w:firstLine="480"/>
    </w:pPr>
  </w:p>
  <w:p w14:paraId="6D202B49">
    <w:pPr>
      <w:ind w:firstLine="480"/>
    </w:pPr>
  </w:p>
  <w:p w14:paraId="3980683D">
    <w:pPr>
      <w:ind w:firstLine="480"/>
    </w:pPr>
  </w:p>
  <w:p w14:paraId="41DCC69B">
    <w:pPr>
      <w:ind w:firstLine="480"/>
    </w:pPr>
  </w:p>
  <w:p w14:paraId="792E3203">
    <w:pPr>
      <w:ind w:firstLine="480"/>
    </w:pPr>
  </w:p>
  <w:p w14:paraId="703F9D6C">
    <w:pPr>
      <w:ind w:firstLine="480"/>
    </w:pPr>
  </w:p>
  <w:p w14:paraId="22033B72">
    <w:pPr>
      <w:ind w:firstLine="480"/>
    </w:pPr>
  </w:p>
  <w:p w14:paraId="710BFDB5">
    <w:pPr>
      <w:ind w:firstLine="480"/>
    </w:pPr>
  </w:p>
  <w:p w14:paraId="30D4D06B">
    <w:pPr>
      <w:ind w:firstLine="480"/>
    </w:pPr>
  </w:p>
  <w:p w14:paraId="0CC57D29">
    <w:pPr>
      <w:ind w:firstLine="480"/>
    </w:pPr>
  </w:p>
  <w:p w14:paraId="332735E4">
    <w:pPr>
      <w:ind w:firstLine="480"/>
    </w:pPr>
  </w:p>
  <w:p w14:paraId="70358CD9">
    <w:pPr>
      <w:ind w:firstLine="480"/>
    </w:pPr>
  </w:p>
  <w:p w14:paraId="4EA8EE3E">
    <w:pPr>
      <w:ind w:firstLine="480"/>
    </w:pPr>
  </w:p>
  <w:p w14:paraId="0CB01A06">
    <w:pPr>
      <w:ind w:firstLine="480"/>
    </w:pPr>
  </w:p>
  <w:p w14:paraId="0498CC59">
    <w:pPr>
      <w:ind w:firstLine="480"/>
    </w:pPr>
  </w:p>
  <w:p w14:paraId="0F53C939">
    <w:pPr>
      <w:ind w:firstLine="480"/>
    </w:pPr>
  </w:p>
  <w:p w14:paraId="4AA2B3BC">
    <w:pPr>
      <w:ind w:firstLine="480"/>
    </w:pPr>
  </w:p>
  <w:p w14:paraId="1C9ECAD7">
    <w:pPr>
      <w:ind w:firstLine="480"/>
    </w:pPr>
  </w:p>
  <w:p w14:paraId="79F6C8AB">
    <w:pPr>
      <w:numPr>
        <w:ins w:id="1" w:author="Administrator" w:date="2006-08-03T10:51:00Z"/>
      </w:numPr>
      <w:ind w:firstLine="480"/>
    </w:pPr>
  </w:p>
  <w:p w14:paraId="5C2A5D38">
    <w:pPr>
      <w:numPr>
        <w:ins w:id="2" w:author="Administrator" w:date="2006-08-03T10:51:00Z"/>
      </w:numPr>
      <w:ind w:firstLine="480"/>
    </w:pPr>
  </w:p>
  <w:p w14:paraId="422842C1">
    <w:pPr>
      <w:numPr>
        <w:ins w:id="3" w:author="Administrator" w:date="2006-08-03T10:51:00Z"/>
      </w:numPr>
      <w:ind w:firstLine="480"/>
    </w:pPr>
  </w:p>
  <w:p w14:paraId="0920F307">
    <w:pPr>
      <w:numPr>
        <w:ins w:id="4" w:author="Administrator" w:date="2006-08-03T10:51:00Z"/>
      </w:numPr>
      <w:ind w:firstLine="480"/>
    </w:pPr>
  </w:p>
  <w:p w14:paraId="1DF00383">
    <w:pPr>
      <w:numPr>
        <w:ins w:id="5" w:author="Administrator" w:date="2006-08-03T10:51:00Z"/>
      </w:numPr>
      <w:ind w:firstLine="480"/>
    </w:pPr>
  </w:p>
  <w:p w14:paraId="69076FAF">
    <w:pPr>
      <w:numPr>
        <w:ins w:id="6" w:author="Administrator" w:date="2006-08-03T10:51:00Z"/>
      </w:numPr>
      <w:ind w:firstLine="480"/>
    </w:pPr>
  </w:p>
  <w:p w14:paraId="242D4B89">
    <w:pPr>
      <w:numPr>
        <w:ins w:id="7" w:author="Administrator" w:date="2006-08-03T10:51:00Z"/>
      </w:numPr>
      <w:ind w:firstLine="480"/>
    </w:pPr>
  </w:p>
  <w:p w14:paraId="149DBAAF">
    <w:pPr>
      <w:numPr>
        <w:ins w:id="8" w:author="Administrator" w:date="2006-08-03T10:51:00Z"/>
      </w:numPr>
      <w:ind w:firstLine="480"/>
    </w:pPr>
  </w:p>
  <w:p w14:paraId="31C78C00">
    <w:pPr>
      <w:numPr>
        <w:ins w:id="9" w:author="Administrator" w:date="2006-08-03T10:51:00Z"/>
      </w:numPr>
      <w:ind w:firstLine="480"/>
    </w:pPr>
  </w:p>
  <w:p w14:paraId="0B933008">
    <w:pPr>
      <w:numPr>
        <w:ins w:id="10" w:author="Administrator" w:date="2006-08-03T10:51:00Z"/>
      </w:numPr>
      <w:ind w:firstLine="480"/>
    </w:pPr>
  </w:p>
  <w:p w14:paraId="0FBDFAD9">
    <w:pPr>
      <w:numPr>
        <w:ins w:id="11" w:author="Administrator" w:date="2006-08-03T10:51:00Z"/>
      </w:numPr>
      <w:ind w:firstLine="480"/>
    </w:pPr>
  </w:p>
  <w:p w14:paraId="3FDB70DA">
    <w:pPr>
      <w:numPr>
        <w:ins w:id="12" w:author="Administrator" w:date="2006-08-03T10:51:00Z"/>
      </w:numPr>
      <w:ind w:firstLine="480"/>
    </w:pPr>
  </w:p>
  <w:p w14:paraId="04A8E816">
    <w:pPr>
      <w:numPr>
        <w:ins w:id="13" w:author="Administrator" w:date="2006-08-03T10:51:00Z"/>
      </w:numPr>
      <w:ind w:firstLine="480"/>
    </w:pPr>
  </w:p>
  <w:p w14:paraId="18AF9325">
    <w:pPr>
      <w:numPr>
        <w:ins w:id="14" w:author="Administrator" w:date="2006-08-03T10:51:00Z"/>
      </w:numPr>
      <w:ind w:firstLine="480"/>
    </w:pPr>
  </w:p>
  <w:p w14:paraId="49E1C549">
    <w:pPr>
      <w:numPr>
        <w:ins w:id="15" w:author="Administrator" w:date="2006-08-03T10:51:00Z"/>
      </w:numPr>
      <w:ind w:firstLine="480"/>
    </w:pPr>
  </w:p>
  <w:p w14:paraId="0C973B67">
    <w:pPr>
      <w:numPr>
        <w:ins w:id="16" w:author="Administrator" w:date="2006-08-03T10:51:00Z"/>
      </w:numPr>
      <w:ind w:firstLine="480"/>
    </w:pPr>
  </w:p>
  <w:p w14:paraId="373E1665">
    <w:pPr>
      <w:numPr>
        <w:ins w:id="17" w:author="Administrator" w:date="2006-08-03T10:51:00Z"/>
      </w:num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8E357"/>
    <w:multiLevelType w:val="multilevel"/>
    <w:tmpl w:val="A778E35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531D1E"/>
    <w:multiLevelType w:val="multilevel"/>
    <w:tmpl w:val="4E531D1E"/>
    <w:lvl w:ilvl="0" w:tentative="0">
      <w:start w:val="1"/>
      <w:numFmt w:val="chineseCountingThousand"/>
      <w:pStyle w:val="45"/>
      <w:lvlText w:val="(%1)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5MzllNzA4ZmU3N2ZhMzAwZTc0NDY5ZjBlYWJlYmQifQ=="/>
  </w:docVars>
  <w:rsids>
    <w:rsidRoot w:val="003C5D1A"/>
    <w:rsid w:val="00007DCE"/>
    <w:rsid w:val="000102ED"/>
    <w:rsid w:val="00012DE1"/>
    <w:rsid w:val="0001339F"/>
    <w:rsid w:val="000207A5"/>
    <w:rsid w:val="00023407"/>
    <w:rsid w:val="00024B60"/>
    <w:rsid w:val="0002598F"/>
    <w:rsid w:val="000279B7"/>
    <w:rsid w:val="00030DDB"/>
    <w:rsid w:val="00036FA8"/>
    <w:rsid w:val="00037185"/>
    <w:rsid w:val="000379F6"/>
    <w:rsid w:val="000438EC"/>
    <w:rsid w:val="000446BE"/>
    <w:rsid w:val="00046B7C"/>
    <w:rsid w:val="000521B2"/>
    <w:rsid w:val="000559F9"/>
    <w:rsid w:val="000565B4"/>
    <w:rsid w:val="00056B27"/>
    <w:rsid w:val="00057789"/>
    <w:rsid w:val="0006094D"/>
    <w:rsid w:val="000655D1"/>
    <w:rsid w:val="00080619"/>
    <w:rsid w:val="00081F4A"/>
    <w:rsid w:val="00083C71"/>
    <w:rsid w:val="00090943"/>
    <w:rsid w:val="0009347C"/>
    <w:rsid w:val="000952BC"/>
    <w:rsid w:val="00097C3B"/>
    <w:rsid w:val="000A1A73"/>
    <w:rsid w:val="000A6792"/>
    <w:rsid w:val="000A6A8E"/>
    <w:rsid w:val="000A6C5C"/>
    <w:rsid w:val="000B19F7"/>
    <w:rsid w:val="000B2744"/>
    <w:rsid w:val="000B3AC2"/>
    <w:rsid w:val="000C281E"/>
    <w:rsid w:val="000C2EE3"/>
    <w:rsid w:val="000C712E"/>
    <w:rsid w:val="000D083C"/>
    <w:rsid w:val="000D1A49"/>
    <w:rsid w:val="000D24B2"/>
    <w:rsid w:val="000D5864"/>
    <w:rsid w:val="000E49D9"/>
    <w:rsid w:val="000F14C5"/>
    <w:rsid w:val="000F492A"/>
    <w:rsid w:val="000F4B3F"/>
    <w:rsid w:val="000F5215"/>
    <w:rsid w:val="000F666B"/>
    <w:rsid w:val="000F6E3F"/>
    <w:rsid w:val="000F7DC3"/>
    <w:rsid w:val="00107CBC"/>
    <w:rsid w:val="00115384"/>
    <w:rsid w:val="0011754C"/>
    <w:rsid w:val="00121CDD"/>
    <w:rsid w:val="00122303"/>
    <w:rsid w:val="001247DB"/>
    <w:rsid w:val="00124E4A"/>
    <w:rsid w:val="001251D1"/>
    <w:rsid w:val="001318C3"/>
    <w:rsid w:val="00132F52"/>
    <w:rsid w:val="00135341"/>
    <w:rsid w:val="0013629A"/>
    <w:rsid w:val="0013691B"/>
    <w:rsid w:val="00150D22"/>
    <w:rsid w:val="00152ADF"/>
    <w:rsid w:val="00161C42"/>
    <w:rsid w:val="001722CC"/>
    <w:rsid w:val="00177E75"/>
    <w:rsid w:val="00183CF9"/>
    <w:rsid w:val="001865C3"/>
    <w:rsid w:val="001868F7"/>
    <w:rsid w:val="00193A9B"/>
    <w:rsid w:val="00196511"/>
    <w:rsid w:val="001B0DDD"/>
    <w:rsid w:val="001B1FB1"/>
    <w:rsid w:val="001B3FB7"/>
    <w:rsid w:val="001C25FF"/>
    <w:rsid w:val="001C48D5"/>
    <w:rsid w:val="001C5665"/>
    <w:rsid w:val="001D0DAE"/>
    <w:rsid w:val="001D5D1F"/>
    <w:rsid w:val="001E3E14"/>
    <w:rsid w:val="001E4606"/>
    <w:rsid w:val="001E4B8D"/>
    <w:rsid w:val="001E5BD4"/>
    <w:rsid w:val="001E7B2E"/>
    <w:rsid w:val="001F24BB"/>
    <w:rsid w:val="001F2587"/>
    <w:rsid w:val="001F6EB1"/>
    <w:rsid w:val="00201F0B"/>
    <w:rsid w:val="002039DE"/>
    <w:rsid w:val="0020432E"/>
    <w:rsid w:val="00205FBA"/>
    <w:rsid w:val="002062A3"/>
    <w:rsid w:val="0020641A"/>
    <w:rsid w:val="00217A24"/>
    <w:rsid w:val="00220946"/>
    <w:rsid w:val="00223561"/>
    <w:rsid w:val="00224B00"/>
    <w:rsid w:val="00234329"/>
    <w:rsid w:val="00234698"/>
    <w:rsid w:val="00235B1C"/>
    <w:rsid w:val="0024393E"/>
    <w:rsid w:val="0024693C"/>
    <w:rsid w:val="00262C55"/>
    <w:rsid w:val="0026617F"/>
    <w:rsid w:val="00275C7C"/>
    <w:rsid w:val="00277404"/>
    <w:rsid w:val="0028456F"/>
    <w:rsid w:val="0028786C"/>
    <w:rsid w:val="00287D86"/>
    <w:rsid w:val="0029196B"/>
    <w:rsid w:val="002919AE"/>
    <w:rsid w:val="00295D90"/>
    <w:rsid w:val="002A6AC3"/>
    <w:rsid w:val="002B2401"/>
    <w:rsid w:val="002C030B"/>
    <w:rsid w:val="002C21E3"/>
    <w:rsid w:val="002C3C32"/>
    <w:rsid w:val="002E26A3"/>
    <w:rsid w:val="002E2E36"/>
    <w:rsid w:val="002E53BF"/>
    <w:rsid w:val="003018C2"/>
    <w:rsid w:val="0031167D"/>
    <w:rsid w:val="00313674"/>
    <w:rsid w:val="00313A6C"/>
    <w:rsid w:val="00313C6F"/>
    <w:rsid w:val="003164E7"/>
    <w:rsid w:val="00316A71"/>
    <w:rsid w:val="00325829"/>
    <w:rsid w:val="0032624D"/>
    <w:rsid w:val="00343840"/>
    <w:rsid w:val="00343B89"/>
    <w:rsid w:val="00347399"/>
    <w:rsid w:val="00356178"/>
    <w:rsid w:val="00361B92"/>
    <w:rsid w:val="003626F1"/>
    <w:rsid w:val="00363611"/>
    <w:rsid w:val="00373867"/>
    <w:rsid w:val="00374497"/>
    <w:rsid w:val="0037699C"/>
    <w:rsid w:val="003846C0"/>
    <w:rsid w:val="00387A5D"/>
    <w:rsid w:val="003943AE"/>
    <w:rsid w:val="00396F1C"/>
    <w:rsid w:val="003B340C"/>
    <w:rsid w:val="003B40E3"/>
    <w:rsid w:val="003B6225"/>
    <w:rsid w:val="003B6FAC"/>
    <w:rsid w:val="003C00FC"/>
    <w:rsid w:val="003C31D6"/>
    <w:rsid w:val="003C596D"/>
    <w:rsid w:val="003C5D1A"/>
    <w:rsid w:val="003D2AA8"/>
    <w:rsid w:val="003E427D"/>
    <w:rsid w:val="004035A7"/>
    <w:rsid w:val="00403AE1"/>
    <w:rsid w:val="00412FE3"/>
    <w:rsid w:val="00431D60"/>
    <w:rsid w:val="0043376E"/>
    <w:rsid w:val="004407C1"/>
    <w:rsid w:val="00442DD5"/>
    <w:rsid w:val="004435FC"/>
    <w:rsid w:val="004467D5"/>
    <w:rsid w:val="00446AA5"/>
    <w:rsid w:val="00446B2D"/>
    <w:rsid w:val="00450635"/>
    <w:rsid w:val="00456BF5"/>
    <w:rsid w:val="00460C59"/>
    <w:rsid w:val="00462F00"/>
    <w:rsid w:val="004631DD"/>
    <w:rsid w:val="0046749C"/>
    <w:rsid w:val="00474124"/>
    <w:rsid w:val="00480A84"/>
    <w:rsid w:val="00484368"/>
    <w:rsid w:val="0049028F"/>
    <w:rsid w:val="004919C8"/>
    <w:rsid w:val="004A204D"/>
    <w:rsid w:val="004A59D2"/>
    <w:rsid w:val="004A6810"/>
    <w:rsid w:val="004A70FC"/>
    <w:rsid w:val="004B1050"/>
    <w:rsid w:val="004B4388"/>
    <w:rsid w:val="004B45E0"/>
    <w:rsid w:val="004C129E"/>
    <w:rsid w:val="004C1D65"/>
    <w:rsid w:val="004C649D"/>
    <w:rsid w:val="004C6F2F"/>
    <w:rsid w:val="004D3D0D"/>
    <w:rsid w:val="004F02E5"/>
    <w:rsid w:val="005007F5"/>
    <w:rsid w:val="005070AB"/>
    <w:rsid w:val="00507AFC"/>
    <w:rsid w:val="00507EF3"/>
    <w:rsid w:val="00510AEA"/>
    <w:rsid w:val="005133DC"/>
    <w:rsid w:val="00515E6D"/>
    <w:rsid w:val="005227C9"/>
    <w:rsid w:val="005240DC"/>
    <w:rsid w:val="00533271"/>
    <w:rsid w:val="00542219"/>
    <w:rsid w:val="00543684"/>
    <w:rsid w:val="00561424"/>
    <w:rsid w:val="00562CF1"/>
    <w:rsid w:val="0056475F"/>
    <w:rsid w:val="00565EFB"/>
    <w:rsid w:val="00566791"/>
    <w:rsid w:val="00577074"/>
    <w:rsid w:val="0057783D"/>
    <w:rsid w:val="00577B93"/>
    <w:rsid w:val="005812FA"/>
    <w:rsid w:val="0059342D"/>
    <w:rsid w:val="005B255B"/>
    <w:rsid w:val="005B7C0A"/>
    <w:rsid w:val="005C0BFB"/>
    <w:rsid w:val="005D38EF"/>
    <w:rsid w:val="005E341F"/>
    <w:rsid w:val="005E3F68"/>
    <w:rsid w:val="005F4A4C"/>
    <w:rsid w:val="006134E8"/>
    <w:rsid w:val="0061544B"/>
    <w:rsid w:val="00615C28"/>
    <w:rsid w:val="00617073"/>
    <w:rsid w:val="00617618"/>
    <w:rsid w:val="006213B0"/>
    <w:rsid w:val="00623E68"/>
    <w:rsid w:val="006261F5"/>
    <w:rsid w:val="00643271"/>
    <w:rsid w:val="00644998"/>
    <w:rsid w:val="00644E80"/>
    <w:rsid w:val="006501B3"/>
    <w:rsid w:val="00651952"/>
    <w:rsid w:val="006532D7"/>
    <w:rsid w:val="006546BA"/>
    <w:rsid w:val="00655935"/>
    <w:rsid w:val="00670F27"/>
    <w:rsid w:val="00671401"/>
    <w:rsid w:val="0067613F"/>
    <w:rsid w:val="00676E77"/>
    <w:rsid w:val="00677F9C"/>
    <w:rsid w:val="006803D8"/>
    <w:rsid w:val="00681548"/>
    <w:rsid w:val="00681FD6"/>
    <w:rsid w:val="00684F96"/>
    <w:rsid w:val="006859C1"/>
    <w:rsid w:val="006871DA"/>
    <w:rsid w:val="006923A2"/>
    <w:rsid w:val="0069622B"/>
    <w:rsid w:val="00696E23"/>
    <w:rsid w:val="006B017B"/>
    <w:rsid w:val="006B1061"/>
    <w:rsid w:val="006B3B25"/>
    <w:rsid w:val="006C03C2"/>
    <w:rsid w:val="006C7494"/>
    <w:rsid w:val="006D5253"/>
    <w:rsid w:val="006E2427"/>
    <w:rsid w:val="00710D84"/>
    <w:rsid w:val="00713CAC"/>
    <w:rsid w:val="00722890"/>
    <w:rsid w:val="007249A6"/>
    <w:rsid w:val="007265D7"/>
    <w:rsid w:val="00742F9B"/>
    <w:rsid w:val="00744411"/>
    <w:rsid w:val="00766B80"/>
    <w:rsid w:val="00770C33"/>
    <w:rsid w:val="007773B4"/>
    <w:rsid w:val="00777AFA"/>
    <w:rsid w:val="00783179"/>
    <w:rsid w:val="00783BE5"/>
    <w:rsid w:val="00796040"/>
    <w:rsid w:val="00796D11"/>
    <w:rsid w:val="007A76D5"/>
    <w:rsid w:val="007B1C66"/>
    <w:rsid w:val="007B7F51"/>
    <w:rsid w:val="007C7D71"/>
    <w:rsid w:val="007C7F32"/>
    <w:rsid w:val="007D1155"/>
    <w:rsid w:val="007D3B1B"/>
    <w:rsid w:val="007D5737"/>
    <w:rsid w:val="007D61D4"/>
    <w:rsid w:val="007E0108"/>
    <w:rsid w:val="007E2C1F"/>
    <w:rsid w:val="007E3456"/>
    <w:rsid w:val="007F4DAD"/>
    <w:rsid w:val="00804D3A"/>
    <w:rsid w:val="00806334"/>
    <w:rsid w:val="00807FE9"/>
    <w:rsid w:val="008115CE"/>
    <w:rsid w:val="00812523"/>
    <w:rsid w:val="008168F8"/>
    <w:rsid w:val="008221DD"/>
    <w:rsid w:val="00836148"/>
    <w:rsid w:val="00837677"/>
    <w:rsid w:val="008431D0"/>
    <w:rsid w:val="008466E6"/>
    <w:rsid w:val="00846CC4"/>
    <w:rsid w:val="00854AAF"/>
    <w:rsid w:val="00861C43"/>
    <w:rsid w:val="008638DB"/>
    <w:rsid w:val="0087250B"/>
    <w:rsid w:val="008735AC"/>
    <w:rsid w:val="0087395E"/>
    <w:rsid w:val="00877E9F"/>
    <w:rsid w:val="00877EAF"/>
    <w:rsid w:val="0088306E"/>
    <w:rsid w:val="008867C1"/>
    <w:rsid w:val="00887A2B"/>
    <w:rsid w:val="008924F8"/>
    <w:rsid w:val="00894B5B"/>
    <w:rsid w:val="00896D69"/>
    <w:rsid w:val="008A6A49"/>
    <w:rsid w:val="008A6A59"/>
    <w:rsid w:val="008B0642"/>
    <w:rsid w:val="008B1CD6"/>
    <w:rsid w:val="008B2757"/>
    <w:rsid w:val="008B499F"/>
    <w:rsid w:val="008C2238"/>
    <w:rsid w:val="008E50BB"/>
    <w:rsid w:val="008E7B5E"/>
    <w:rsid w:val="008F13F3"/>
    <w:rsid w:val="008F339E"/>
    <w:rsid w:val="008F37DB"/>
    <w:rsid w:val="008F3C94"/>
    <w:rsid w:val="009235E2"/>
    <w:rsid w:val="00924D04"/>
    <w:rsid w:val="00927B41"/>
    <w:rsid w:val="00930AB2"/>
    <w:rsid w:val="00930E42"/>
    <w:rsid w:val="00933822"/>
    <w:rsid w:val="00936B0B"/>
    <w:rsid w:val="009377D8"/>
    <w:rsid w:val="00937CFA"/>
    <w:rsid w:val="00942E08"/>
    <w:rsid w:val="00943E98"/>
    <w:rsid w:val="00946BD0"/>
    <w:rsid w:val="00953BDC"/>
    <w:rsid w:val="009711AA"/>
    <w:rsid w:val="00984AD5"/>
    <w:rsid w:val="00993C6C"/>
    <w:rsid w:val="009953DA"/>
    <w:rsid w:val="009A0450"/>
    <w:rsid w:val="009A0AC7"/>
    <w:rsid w:val="009A3A1E"/>
    <w:rsid w:val="009B12D0"/>
    <w:rsid w:val="009B3796"/>
    <w:rsid w:val="009B5004"/>
    <w:rsid w:val="009B5697"/>
    <w:rsid w:val="009C0229"/>
    <w:rsid w:val="009C30D8"/>
    <w:rsid w:val="009C44C4"/>
    <w:rsid w:val="009D39B4"/>
    <w:rsid w:val="009D620C"/>
    <w:rsid w:val="009D7A2B"/>
    <w:rsid w:val="009E0BEA"/>
    <w:rsid w:val="009E7A85"/>
    <w:rsid w:val="009E7CE0"/>
    <w:rsid w:val="00A13353"/>
    <w:rsid w:val="00A15873"/>
    <w:rsid w:val="00A26C3E"/>
    <w:rsid w:val="00A334AF"/>
    <w:rsid w:val="00A34A03"/>
    <w:rsid w:val="00A46614"/>
    <w:rsid w:val="00A55052"/>
    <w:rsid w:val="00A60796"/>
    <w:rsid w:val="00A64E9B"/>
    <w:rsid w:val="00A65EB5"/>
    <w:rsid w:val="00A7120C"/>
    <w:rsid w:val="00A80E68"/>
    <w:rsid w:val="00A839EC"/>
    <w:rsid w:val="00A8419F"/>
    <w:rsid w:val="00A931F0"/>
    <w:rsid w:val="00A97BD5"/>
    <w:rsid w:val="00AA3D45"/>
    <w:rsid w:val="00AA4CB5"/>
    <w:rsid w:val="00AA4F8B"/>
    <w:rsid w:val="00AB1443"/>
    <w:rsid w:val="00AB1D0D"/>
    <w:rsid w:val="00AB1F81"/>
    <w:rsid w:val="00AB7FFE"/>
    <w:rsid w:val="00AC2904"/>
    <w:rsid w:val="00AC3C63"/>
    <w:rsid w:val="00AC4275"/>
    <w:rsid w:val="00AD012A"/>
    <w:rsid w:val="00AD1E9A"/>
    <w:rsid w:val="00AE696D"/>
    <w:rsid w:val="00AE71D2"/>
    <w:rsid w:val="00AF05FD"/>
    <w:rsid w:val="00AF2E26"/>
    <w:rsid w:val="00B019EA"/>
    <w:rsid w:val="00B10258"/>
    <w:rsid w:val="00B11ACD"/>
    <w:rsid w:val="00B133F9"/>
    <w:rsid w:val="00B1597C"/>
    <w:rsid w:val="00B216BB"/>
    <w:rsid w:val="00B266C1"/>
    <w:rsid w:val="00B31635"/>
    <w:rsid w:val="00B316C0"/>
    <w:rsid w:val="00B332CB"/>
    <w:rsid w:val="00B35117"/>
    <w:rsid w:val="00B44FC0"/>
    <w:rsid w:val="00B45907"/>
    <w:rsid w:val="00B5063E"/>
    <w:rsid w:val="00B50867"/>
    <w:rsid w:val="00B56420"/>
    <w:rsid w:val="00B61DC0"/>
    <w:rsid w:val="00B744C8"/>
    <w:rsid w:val="00B83B72"/>
    <w:rsid w:val="00B860B7"/>
    <w:rsid w:val="00B92238"/>
    <w:rsid w:val="00BA2170"/>
    <w:rsid w:val="00BB1389"/>
    <w:rsid w:val="00BB73F1"/>
    <w:rsid w:val="00BC4CBE"/>
    <w:rsid w:val="00BE0091"/>
    <w:rsid w:val="00BE4DDE"/>
    <w:rsid w:val="00BE7149"/>
    <w:rsid w:val="00BF0611"/>
    <w:rsid w:val="00BF1266"/>
    <w:rsid w:val="00BF7A1F"/>
    <w:rsid w:val="00C10BB7"/>
    <w:rsid w:val="00C15397"/>
    <w:rsid w:val="00C15666"/>
    <w:rsid w:val="00C23253"/>
    <w:rsid w:val="00C272C2"/>
    <w:rsid w:val="00C30965"/>
    <w:rsid w:val="00C32719"/>
    <w:rsid w:val="00C335BC"/>
    <w:rsid w:val="00C3597C"/>
    <w:rsid w:val="00C44019"/>
    <w:rsid w:val="00C45EEA"/>
    <w:rsid w:val="00C462D1"/>
    <w:rsid w:val="00C52765"/>
    <w:rsid w:val="00C5435D"/>
    <w:rsid w:val="00C5462E"/>
    <w:rsid w:val="00C602B1"/>
    <w:rsid w:val="00C62117"/>
    <w:rsid w:val="00C63A68"/>
    <w:rsid w:val="00C66685"/>
    <w:rsid w:val="00C90467"/>
    <w:rsid w:val="00C912B0"/>
    <w:rsid w:val="00C9225B"/>
    <w:rsid w:val="00C9311D"/>
    <w:rsid w:val="00C945FB"/>
    <w:rsid w:val="00CA3F4B"/>
    <w:rsid w:val="00CA6ACB"/>
    <w:rsid w:val="00CB5928"/>
    <w:rsid w:val="00CB78E7"/>
    <w:rsid w:val="00CC09E6"/>
    <w:rsid w:val="00CC21F0"/>
    <w:rsid w:val="00CD0F97"/>
    <w:rsid w:val="00CD3F8D"/>
    <w:rsid w:val="00CD6F4D"/>
    <w:rsid w:val="00CE4577"/>
    <w:rsid w:val="00CE6877"/>
    <w:rsid w:val="00CE7204"/>
    <w:rsid w:val="00CE7B20"/>
    <w:rsid w:val="00CF168C"/>
    <w:rsid w:val="00CF17C0"/>
    <w:rsid w:val="00CF2921"/>
    <w:rsid w:val="00CF731E"/>
    <w:rsid w:val="00D15A7B"/>
    <w:rsid w:val="00D1681C"/>
    <w:rsid w:val="00D255E5"/>
    <w:rsid w:val="00D26EFC"/>
    <w:rsid w:val="00D27024"/>
    <w:rsid w:val="00D27DB2"/>
    <w:rsid w:val="00D3088C"/>
    <w:rsid w:val="00D315B4"/>
    <w:rsid w:val="00D457F4"/>
    <w:rsid w:val="00D47BC4"/>
    <w:rsid w:val="00D565BC"/>
    <w:rsid w:val="00D56B2E"/>
    <w:rsid w:val="00D60CD1"/>
    <w:rsid w:val="00D64800"/>
    <w:rsid w:val="00D64828"/>
    <w:rsid w:val="00D70138"/>
    <w:rsid w:val="00D709C8"/>
    <w:rsid w:val="00D7468A"/>
    <w:rsid w:val="00D74E49"/>
    <w:rsid w:val="00D74F44"/>
    <w:rsid w:val="00D75D38"/>
    <w:rsid w:val="00D86688"/>
    <w:rsid w:val="00DA25A0"/>
    <w:rsid w:val="00DA657C"/>
    <w:rsid w:val="00DC3736"/>
    <w:rsid w:val="00DC3E5C"/>
    <w:rsid w:val="00DC4B77"/>
    <w:rsid w:val="00DC5D1B"/>
    <w:rsid w:val="00DE0D8C"/>
    <w:rsid w:val="00DE16E6"/>
    <w:rsid w:val="00DF1C00"/>
    <w:rsid w:val="00DF2000"/>
    <w:rsid w:val="00E03DD0"/>
    <w:rsid w:val="00E065F1"/>
    <w:rsid w:val="00E0669C"/>
    <w:rsid w:val="00E14FB4"/>
    <w:rsid w:val="00E205F7"/>
    <w:rsid w:val="00E226E7"/>
    <w:rsid w:val="00E26CCD"/>
    <w:rsid w:val="00E30402"/>
    <w:rsid w:val="00E310A7"/>
    <w:rsid w:val="00E32384"/>
    <w:rsid w:val="00E41F54"/>
    <w:rsid w:val="00E45529"/>
    <w:rsid w:val="00E46592"/>
    <w:rsid w:val="00E46A7B"/>
    <w:rsid w:val="00E631D0"/>
    <w:rsid w:val="00E7303F"/>
    <w:rsid w:val="00E77824"/>
    <w:rsid w:val="00E81795"/>
    <w:rsid w:val="00E861DE"/>
    <w:rsid w:val="00E86E0E"/>
    <w:rsid w:val="00EA61F3"/>
    <w:rsid w:val="00EB1D95"/>
    <w:rsid w:val="00EC17DE"/>
    <w:rsid w:val="00EC4AFA"/>
    <w:rsid w:val="00EC56DA"/>
    <w:rsid w:val="00EC6EB6"/>
    <w:rsid w:val="00ED2742"/>
    <w:rsid w:val="00ED395C"/>
    <w:rsid w:val="00EE41A1"/>
    <w:rsid w:val="00EE444D"/>
    <w:rsid w:val="00EE5F11"/>
    <w:rsid w:val="00EE7B61"/>
    <w:rsid w:val="00EF3FD2"/>
    <w:rsid w:val="00EF4C47"/>
    <w:rsid w:val="00EF778C"/>
    <w:rsid w:val="00F00F0E"/>
    <w:rsid w:val="00F04438"/>
    <w:rsid w:val="00F05105"/>
    <w:rsid w:val="00F076F6"/>
    <w:rsid w:val="00F10662"/>
    <w:rsid w:val="00F1185E"/>
    <w:rsid w:val="00F14CA7"/>
    <w:rsid w:val="00F16302"/>
    <w:rsid w:val="00F2104F"/>
    <w:rsid w:val="00F2442A"/>
    <w:rsid w:val="00F3782B"/>
    <w:rsid w:val="00F37E55"/>
    <w:rsid w:val="00F4283B"/>
    <w:rsid w:val="00F4531C"/>
    <w:rsid w:val="00F545C7"/>
    <w:rsid w:val="00F5524E"/>
    <w:rsid w:val="00F5636F"/>
    <w:rsid w:val="00F56C26"/>
    <w:rsid w:val="00F679DE"/>
    <w:rsid w:val="00F67E8D"/>
    <w:rsid w:val="00F70E06"/>
    <w:rsid w:val="00F75A9D"/>
    <w:rsid w:val="00F81B63"/>
    <w:rsid w:val="00F82D86"/>
    <w:rsid w:val="00F832B2"/>
    <w:rsid w:val="00F847E2"/>
    <w:rsid w:val="00F9264E"/>
    <w:rsid w:val="00F93459"/>
    <w:rsid w:val="00F958CC"/>
    <w:rsid w:val="00F976E7"/>
    <w:rsid w:val="00FA3899"/>
    <w:rsid w:val="00FA5EE9"/>
    <w:rsid w:val="00FC3CE6"/>
    <w:rsid w:val="00FC4B74"/>
    <w:rsid w:val="00FC4E9D"/>
    <w:rsid w:val="00FC50B1"/>
    <w:rsid w:val="00FE0052"/>
    <w:rsid w:val="00FE2EAB"/>
    <w:rsid w:val="00FE53BF"/>
    <w:rsid w:val="00FE7149"/>
    <w:rsid w:val="00FF0D5B"/>
    <w:rsid w:val="00FF5D93"/>
    <w:rsid w:val="011940A9"/>
    <w:rsid w:val="01303C66"/>
    <w:rsid w:val="01476E17"/>
    <w:rsid w:val="014C573D"/>
    <w:rsid w:val="016F697C"/>
    <w:rsid w:val="018D691B"/>
    <w:rsid w:val="01A156E5"/>
    <w:rsid w:val="01B3097E"/>
    <w:rsid w:val="01C330FD"/>
    <w:rsid w:val="01CD28D7"/>
    <w:rsid w:val="01D45614"/>
    <w:rsid w:val="01D74450"/>
    <w:rsid w:val="021138F7"/>
    <w:rsid w:val="023C3A48"/>
    <w:rsid w:val="02406B75"/>
    <w:rsid w:val="02470AAC"/>
    <w:rsid w:val="0250778E"/>
    <w:rsid w:val="02514757"/>
    <w:rsid w:val="02630544"/>
    <w:rsid w:val="02EF5184"/>
    <w:rsid w:val="02F60EA7"/>
    <w:rsid w:val="03041F29"/>
    <w:rsid w:val="0319588B"/>
    <w:rsid w:val="032222FE"/>
    <w:rsid w:val="03355EBC"/>
    <w:rsid w:val="03475F79"/>
    <w:rsid w:val="03683C4A"/>
    <w:rsid w:val="03D21A95"/>
    <w:rsid w:val="03E27E43"/>
    <w:rsid w:val="04233981"/>
    <w:rsid w:val="04241041"/>
    <w:rsid w:val="04316478"/>
    <w:rsid w:val="043939E0"/>
    <w:rsid w:val="043F4828"/>
    <w:rsid w:val="04695CC1"/>
    <w:rsid w:val="047749F2"/>
    <w:rsid w:val="047E4669"/>
    <w:rsid w:val="0480215D"/>
    <w:rsid w:val="04865473"/>
    <w:rsid w:val="04CA501D"/>
    <w:rsid w:val="04DC0AA0"/>
    <w:rsid w:val="04F014F8"/>
    <w:rsid w:val="04F272A7"/>
    <w:rsid w:val="05183411"/>
    <w:rsid w:val="056B3F6D"/>
    <w:rsid w:val="05C13736"/>
    <w:rsid w:val="05EB72B2"/>
    <w:rsid w:val="062A7DEC"/>
    <w:rsid w:val="06323F49"/>
    <w:rsid w:val="06514194"/>
    <w:rsid w:val="067073B0"/>
    <w:rsid w:val="067272D3"/>
    <w:rsid w:val="06755E63"/>
    <w:rsid w:val="067B126B"/>
    <w:rsid w:val="06C036AB"/>
    <w:rsid w:val="06DD67F2"/>
    <w:rsid w:val="06EA79A2"/>
    <w:rsid w:val="070C1E7F"/>
    <w:rsid w:val="0724786A"/>
    <w:rsid w:val="074F0C4E"/>
    <w:rsid w:val="076B239D"/>
    <w:rsid w:val="076C730C"/>
    <w:rsid w:val="07777B2C"/>
    <w:rsid w:val="07A019A5"/>
    <w:rsid w:val="07CA40F5"/>
    <w:rsid w:val="07E07958"/>
    <w:rsid w:val="07E335D0"/>
    <w:rsid w:val="07F47522"/>
    <w:rsid w:val="07FE7101"/>
    <w:rsid w:val="08023E0E"/>
    <w:rsid w:val="08393BA7"/>
    <w:rsid w:val="08395DD1"/>
    <w:rsid w:val="084560A8"/>
    <w:rsid w:val="08527209"/>
    <w:rsid w:val="08625A11"/>
    <w:rsid w:val="089F5585"/>
    <w:rsid w:val="08EA2C2C"/>
    <w:rsid w:val="08EA5A74"/>
    <w:rsid w:val="091808FB"/>
    <w:rsid w:val="09281383"/>
    <w:rsid w:val="093D03DB"/>
    <w:rsid w:val="09514350"/>
    <w:rsid w:val="09565AF0"/>
    <w:rsid w:val="098645CC"/>
    <w:rsid w:val="098F64FD"/>
    <w:rsid w:val="099E52F6"/>
    <w:rsid w:val="09BB262F"/>
    <w:rsid w:val="0A20501F"/>
    <w:rsid w:val="0A2749EF"/>
    <w:rsid w:val="0A347A8D"/>
    <w:rsid w:val="0A410168"/>
    <w:rsid w:val="0A5C5057"/>
    <w:rsid w:val="0A754468"/>
    <w:rsid w:val="0A9F5C61"/>
    <w:rsid w:val="0ADA3E92"/>
    <w:rsid w:val="0B2E04F7"/>
    <w:rsid w:val="0B44147E"/>
    <w:rsid w:val="0B4B07A2"/>
    <w:rsid w:val="0B52061E"/>
    <w:rsid w:val="0B6E668C"/>
    <w:rsid w:val="0BBD767E"/>
    <w:rsid w:val="0BD30F7C"/>
    <w:rsid w:val="0BFD699D"/>
    <w:rsid w:val="0C004ED4"/>
    <w:rsid w:val="0C283198"/>
    <w:rsid w:val="0C53472C"/>
    <w:rsid w:val="0C5676D9"/>
    <w:rsid w:val="0C5D4934"/>
    <w:rsid w:val="0C9C3EBF"/>
    <w:rsid w:val="0CA13641"/>
    <w:rsid w:val="0CAF593F"/>
    <w:rsid w:val="0CCE25DD"/>
    <w:rsid w:val="0CD81732"/>
    <w:rsid w:val="0CDF4052"/>
    <w:rsid w:val="0CE67EC8"/>
    <w:rsid w:val="0CF53332"/>
    <w:rsid w:val="0D5364F8"/>
    <w:rsid w:val="0D5B4E81"/>
    <w:rsid w:val="0D8879F4"/>
    <w:rsid w:val="0DD6105A"/>
    <w:rsid w:val="0DDF5BD7"/>
    <w:rsid w:val="0DF31B5D"/>
    <w:rsid w:val="0E0E67A3"/>
    <w:rsid w:val="0E3A5F83"/>
    <w:rsid w:val="0E5152A1"/>
    <w:rsid w:val="0E7638D5"/>
    <w:rsid w:val="0E7B30E9"/>
    <w:rsid w:val="0E927CF9"/>
    <w:rsid w:val="0E9C0CFB"/>
    <w:rsid w:val="0E9C110F"/>
    <w:rsid w:val="0EB817F5"/>
    <w:rsid w:val="0ED91C40"/>
    <w:rsid w:val="0EDC1955"/>
    <w:rsid w:val="0EDF3145"/>
    <w:rsid w:val="0EEA6079"/>
    <w:rsid w:val="0F10394D"/>
    <w:rsid w:val="0F2E73E0"/>
    <w:rsid w:val="0F3C3378"/>
    <w:rsid w:val="0F423119"/>
    <w:rsid w:val="0F9A7C9E"/>
    <w:rsid w:val="0FBB7929"/>
    <w:rsid w:val="0FC40968"/>
    <w:rsid w:val="1005491A"/>
    <w:rsid w:val="10250AC4"/>
    <w:rsid w:val="102E6088"/>
    <w:rsid w:val="10324496"/>
    <w:rsid w:val="10331544"/>
    <w:rsid w:val="104C4EE7"/>
    <w:rsid w:val="10582541"/>
    <w:rsid w:val="10663A98"/>
    <w:rsid w:val="1069763F"/>
    <w:rsid w:val="106A3AEC"/>
    <w:rsid w:val="108031A9"/>
    <w:rsid w:val="10915A24"/>
    <w:rsid w:val="10A87972"/>
    <w:rsid w:val="10C250D7"/>
    <w:rsid w:val="10C77382"/>
    <w:rsid w:val="10CF1225"/>
    <w:rsid w:val="10E1517D"/>
    <w:rsid w:val="10E21608"/>
    <w:rsid w:val="1108388F"/>
    <w:rsid w:val="11326403"/>
    <w:rsid w:val="115B5E54"/>
    <w:rsid w:val="117403FF"/>
    <w:rsid w:val="11770E9B"/>
    <w:rsid w:val="118D159C"/>
    <w:rsid w:val="119C6595"/>
    <w:rsid w:val="119E2550"/>
    <w:rsid w:val="12061B43"/>
    <w:rsid w:val="120E4192"/>
    <w:rsid w:val="123B5207"/>
    <w:rsid w:val="124C1EE1"/>
    <w:rsid w:val="12607744"/>
    <w:rsid w:val="12631D35"/>
    <w:rsid w:val="127470EA"/>
    <w:rsid w:val="127975A6"/>
    <w:rsid w:val="12B94EBF"/>
    <w:rsid w:val="12BF1A04"/>
    <w:rsid w:val="12D075E9"/>
    <w:rsid w:val="12D20E6A"/>
    <w:rsid w:val="12F63822"/>
    <w:rsid w:val="13077CE3"/>
    <w:rsid w:val="130A7FA3"/>
    <w:rsid w:val="13254FB2"/>
    <w:rsid w:val="13344C4E"/>
    <w:rsid w:val="133966E1"/>
    <w:rsid w:val="13422F9F"/>
    <w:rsid w:val="138C0866"/>
    <w:rsid w:val="13A61CB7"/>
    <w:rsid w:val="13AB52E9"/>
    <w:rsid w:val="13BD1C9D"/>
    <w:rsid w:val="13E03CA3"/>
    <w:rsid w:val="14222AAB"/>
    <w:rsid w:val="143E5880"/>
    <w:rsid w:val="14480DD8"/>
    <w:rsid w:val="144F6CA3"/>
    <w:rsid w:val="145E3298"/>
    <w:rsid w:val="14672F6E"/>
    <w:rsid w:val="14712AF4"/>
    <w:rsid w:val="147B421F"/>
    <w:rsid w:val="148775E2"/>
    <w:rsid w:val="14A34312"/>
    <w:rsid w:val="14A44D77"/>
    <w:rsid w:val="14AC0BA3"/>
    <w:rsid w:val="14C87D56"/>
    <w:rsid w:val="14E56B48"/>
    <w:rsid w:val="14FC072F"/>
    <w:rsid w:val="150A44A7"/>
    <w:rsid w:val="150C4075"/>
    <w:rsid w:val="150D4708"/>
    <w:rsid w:val="152426A2"/>
    <w:rsid w:val="153C174C"/>
    <w:rsid w:val="1557790E"/>
    <w:rsid w:val="159709B4"/>
    <w:rsid w:val="15A17938"/>
    <w:rsid w:val="15BA67A6"/>
    <w:rsid w:val="15CB6FFE"/>
    <w:rsid w:val="15D62AB6"/>
    <w:rsid w:val="15DB05C3"/>
    <w:rsid w:val="16387FB4"/>
    <w:rsid w:val="165E3404"/>
    <w:rsid w:val="16B05710"/>
    <w:rsid w:val="16DF52CF"/>
    <w:rsid w:val="16EB1D80"/>
    <w:rsid w:val="16F31E90"/>
    <w:rsid w:val="172A68B8"/>
    <w:rsid w:val="178A7620"/>
    <w:rsid w:val="17D00A24"/>
    <w:rsid w:val="17D64EDC"/>
    <w:rsid w:val="17F4380E"/>
    <w:rsid w:val="18003F47"/>
    <w:rsid w:val="181A083D"/>
    <w:rsid w:val="183A1C5F"/>
    <w:rsid w:val="185A5085"/>
    <w:rsid w:val="185A5E3F"/>
    <w:rsid w:val="187539F0"/>
    <w:rsid w:val="18851F84"/>
    <w:rsid w:val="18887D5D"/>
    <w:rsid w:val="191B7C9C"/>
    <w:rsid w:val="19207E97"/>
    <w:rsid w:val="19272E97"/>
    <w:rsid w:val="192D1987"/>
    <w:rsid w:val="193B2E0B"/>
    <w:rsid w:val="196A0F2D"/>
    <w:rsid w:val="196C2EDA"/>
    <w:rsid w:val="19877EB6"/>
    <w:rsid w:val="19961E5E"/>
    <w:rsid w:val="19C114C0"/>
    <w:rsid w:val="19D148BD"/>
    <w:rsid w:val="19F54587"/>
    <w:rsid w:val="1A177505"/>
    <w:rsid w:val="1A255941"/>
    <w:rsid w:val="1A341B16"/>
    <w:rsid w:val="1A381BCD"/>
    <w:rsid w:val="1A4139AA"/>
    <w:rsid w:val="1A48735F"/>
    <w:rsid w:val="1A533FB9"/>
    <w:rsid w:val="1ADA5BC7"/>
    <w:rsid w:val="1AF41E34"/>
    <w:rsid w:val="1AF53408"/>
    <w:rsid w:val="1B2A6409"/>
    <w:rsid w:val="1B353FBB"/>
    <w:rsid w:val="1B3F22C6"/>
    <w:rsid w:val="1B97722E"/>
    <w:rsid w:val="1B9F39A7"/>
    <w:rsid w:val="1BB81456"/>
    <w:rsid w:val="1BD762F4"/>
    <w:rsid w:val="1BF00519"/>
    <w:rsid w:val="1BF12F3A"/>
    <w:rsid w:val="1BF6776A"/>
    <w:rsid w:val="1C207FB9"/>
    <w:rsid w:val="1C2F49BA"/>
    <w:rsid w:val="1C4B1461"/>
    <w:rsid w:val="1C5D01C3"/>
    <w:rsid w:val="1C5F2915"/>
    <w:rsid w:val="1CB148CC"/>
    <w:rsid w:val="1CDB4537"/>
    <w:rsid w:val="1CDF1D67"/>
    <w:rsid w:val="1D044BBB"/>
    <w:rsid w:val="1D0C024F"/>
    <w:rsid w:val="1D201676"/>
    <w:rsid w:val="1D4A4F3A"/>
    <w:rsid w:val="1D6C0112"/>
    <w:rsid w:val="1DCB3F4C"/>
    <w:rsid w:val="1DE96F6B"/>
    <w:rsid w:val="1DEC5AB7"/>
    <w:rsid w:val="1DF95175"/>
    <w:rsid w:val="1E1E68E4"/>
    <w:rsid w:val="1E216472"/>
    <w:rsid w:val="1E294731"/>
    <w:rsid w:val="1E3542A2"/>
    <w:rsid w:val="1E3824DF"/>
    <w:rsid w:val="1E453962"/>
    <w:rsid w:val="1E5253CE"/>
    <w:rsid w:val="1E567D18"/>
    <w:rsid w:val="1E596B68"/>
    <w:rsid w:val="1E97391B"/>
    <w:rsid w:val="1EA36289"/>
    <w:rsid w:val="1EC070FF"/>
    <w:rsid w:val="1EC32382"/>
    <w:rsid w:val="1EC94F91"/>
    <w:rsid w:val="1EDE0CD1"/>
    <w:rsid w:val="1EE93E41"/>
    <w:rsid w:val="1F246A9B"/>
    <w:rsid w:val="1F490F9F"/>
    <w:rsid w:val="1F5044DD"/>
    <w:rsid w:val="1F6D4B66"/>
    <w:rsid w:val="1F79064B"/>
    <w:rsid w:val="1F8815C2"/>
    <w:rsid w:val="1FBC16EC"/>
    <w:rsid w:val="1FC4041C"/>
    <w:rsid w:val="1FD875CB"/>
    <w:rsid w:val="1FF266BE"/>
    <w:rsid w:val="200C54A7"/>
    <w:rsid w:val="20212E66"/>
    <w:rsid w:val="2036655A"/>
    <w:rsid w:val="203A7C17"/>
    <w:rsid w:val="204C11AD"/>
    <w:rsid w:val="206431B1"/>
    <w:rsid w:val="20683350"/>
    <w:rsid w:val="207A0ECC"/>
    <w:rsid w:val="20A54BCB"/>
    <w:rsid w:val="20C017B2"/>
    <w:rsid w:val="20D72F1D"/>
    <w:rsid w:val="212C3E51"/>
    <w:rsid w:val="212E1710"/>
    <w:rsid w:val="21445A33"/>
    <w:rsid w:val="214F394B"/>
    <w:rsid w:val="2153547E"/>
    <w:rsid w:val="216F77B1"/>
    <w:rsid w:val="217C39C2"/>
    <w:rsid w:val="21923063"/>
    <w:rsid w:val="21996EE4"/>
    <w:rsid w:val="21BA495D"/>
    <w:rsid w:val="21D43D8D"/>
    <w:rsid w:val="21D673DE"/>
    <w:rsid w:val="21E012F7"/>
    <w:rsid w:val="222B2C85"/>
    <w:rsid w:val="223B29D9"/>
    <w:rsid w:val="2274406B"/>
    <w:rsid w:val="227E67CF"/>
    <w:rsid w:val="228746FD"/>
    <w:rsid w:val="22995E7C"/>
    <w:rsid w:val="22E164B5"/>
    <w:rsid w:val="22E47047"/>
    <w:rsid w:val="23285A06"/>
    <w:rsid w:val="235C07F0"/>
    <w:rsid w:val="238C26D9"/>
    <w:rsid w:val="23963697"/>
    <w:rsid w:val="23964541"/>
    <w:rsid w:val="23CA604F"/>
    <w:rsid w:val="23CC7755"/>
    <w:rsid w:val="23EA2A97"/>
    <w:rsid w:val="23F829DC"/>
    <w:rsid w:val="24040435"/>
    <w:rsid w:val="24043EE4"/>
    <w:rsid w:val="245A731F"/>
    <w:rsid w:val="24956547"/>
    <w:rsid w:val="24C92BEF"/>
    <w:rsid w:val="24D768C8"/>
    <w:rsid w:val="24F54C49"/>
    <w:rsid w:val="24F9264F"/>
    <w:rsid w:val="25036D8B"/>
    <w:rsid w:val="25176522"/>
    <w:rsid w:val="25245FE3"/>
    <w:rsid w:val="253E6AFF"/>
    <w:rsid w:val="25682666"/>
    <w:rsid w:val="25776E5D"/>
    <w:rsid w:val="25844F41"/>
    <w:rsid w:val="258D1E22"/>
    <w:rsid w:val="259C2731"/>
    <w:rsid w:val="25A720C1"/>
    <w:rsid w:val="25AD482E"/>
    <w:rsid w:val="25B62B41"/>
    <w:rsid w:val="25B747B6"/>
    <w:rsid w:val="25E479EB"/>
    <w:rsid w:val="25FB2D9B"/>
    <w:rsid w:val="26227A29"/>
    <w:rsid w:val="262B2A55"/>
    <w:rsid w:val="26584CFE"/>
    <w:rsid w:val="266D3FB0"/>
    <w:rsid w:val="2692028B"/>
    <w:rsid w:val="26A313F8"/>
    <w:rsid w:val="26E43BD4"/>
    <w:rsid w:val="27053846"/>
    <w:rsid w:val="270633C0"/>
    <w:rsid w:val="270D7F9E"/>
    <w:rsid w:val="2739421A"/>
    <w:rsid w:val="276B272B"/>
    <w:rsid w:val="276E736D"/>
    <w:rsid w:val="27E34B16"/>
    <w:rsid w:val="2811254D"/>
    <w:rsid w:val="2846616D"/>
    <w:rsid w:val="286003F4"/>
    <w:rsid w:val="288023EA"/>
    <w:rsid w:val="28AA56C7"/>
    <w:rsid w:val="28BE2D47"/>
    <w:rsid w:val="28BF3996"/>
    <w:rsid w:val="28CA0120"/>
    <w:rsid w:val="28CF7CC0"/>
    <w:rsid w:val="292570DE"/>
    <w:rsid w:val="29274261"/>
    <w:rsid w:val="292C0774"/>
    <w:rsid w:val="293E78AC"/>
    <w:rsid w:val="293F43D9"/>
    <w:rsid w:val="29471BC9"/>
    <w:rsid w:val="29644AEF"/>
    <w:rsid w:val="29652194"/>
    <w:rsid w:val="29C17840"/>
    <w:rsid w:val="29CB5A3C"/>
    <w:rsid w:val="29CD38D2"/>
    <w:rsid w:val="2A0601E3"/>
    <w:rsid w:val="2A366794"/>
    <w:rsid w:val="2A834E1C"/>
    <w:rsid w:val="2A8F4AF0"/>
    <w:rsid w:val="2AC17E32"/>
    <w:rsid w:val="2B0E5DBE"/>
    <w:rsid w:val="2B1A0969"/>
    <w:rsid w:val="2B5D68A0"/>
    <w:rsid w:val="2B651CBC"/>
    <w:rsid w:val="2B6B6E17"/>
    <w:rsid w:val="2B754F9D"/>
    <w:rsid w:val="2B8B0634"/>
    <w:rsid w:val="2B914B06"/>
    <w:rsid w:val="2BA216E4"/>
    <w:rsid w:val="2BA67F06"/>
    <w:rsid w:val="2BB04C86"/>
    <w:rsid w:val="2BE230D5"/>
    <w:rsid w:val="2BEF4B23"/>
    <w:rsid w:val="2C0011D4"/>
    <w:rsid w:val="2C057779"/>
    <w:rsid w:val="2C30194A"/>
    <w:rsid w:val="2C544506"/>
    <w:rsid w:val="2C797EF1"/>
    <w:rsid w:val="2D107BCC"/>
    <w:rsid w:val="2D172545"/>
    <w:rsid w:val="2D40352E"/>
    <w:rsid w:val="2D550F83"/>
    <w:rsid w:val="2D642F1B"/>
    <w:rsid w:val="2D773A74"/>
    <w:rsid w:val="2D7C51A6"/>
    <w:rsid w:val="2D8C2A44"/>
    <w:rsid w:val="2D9B25A4"/>
    <w:rsid w:val="2DAF20AC"/>
    <w:rsid w:val="2DB441E3"/>
    <w:rsid w:val="2DB76B6A"/>
    <w:rsid w:val="2DCA4374"/>
    <w:rsid w:val="2DD13766"/>
    <w:rsid w:val="2E014D24"/>
    <w:rsid w:val="2E070863"/>
    <w:rsid w:val="2E0A6A5D"/>
    <w:rsid w:val="2E0E6AD8"/>
    <w:rsid w:val="2E42116D"/>
    <w:rsid w:val="2E516E1E"/>
    <w:rsid w:val="2E5E15EC"/>
    <w:rsid w:val="2E696E27"/>
    <w:rsid w:val="2EC16F5E"/>
    <w:rsid w:val="2F2A79A5"/>
    <w:rsid w:val="2F3657C9"/>
    <w:rsid w:val="2F487C81"/>
    <w:rsid w:val="2F4D56BE"/>
    <w:rsid w:val="2FA8134E"/>
    <w:rsid w:val="2FAE1C3F"/>
    <w:rsid w:val="2FBE7DBA"/>
    <w:rsid w:val="2FC55DA1"/>
    <w:rsid w:val="2FC97716"/>
    <w:rsid w:val="2FD238F4"/>
    <w:rsid w:val="2FD54F72"/>
    <w:rsid w:val="2FE7388B"/>
    <w:rsid w:val="2FE92037"/>
    <w:rsid w:val="300A3B0C"/>
    <w:rsid w:val="300D14A2"/>
    <w:rsid w:val="306573A5"/>
    <w:rsid w:val="3066786A"/>
    <w:rsid w:val="30764C68"/>
    <w:rsid w:val="308001C3"/>
    <w:rsid w:val="309C38F4"/>
    <w:rsid w:val="30A13AFF"/>
    <w:rsid w:val="30C36EE8"/>
    <w:rsid w:val="30D07CC0"/>
    <w:rsid w:val="30E172AE"/>
    <w:rsid w:val="30ED77DE"/>
    <w:rsid w:val="312565B8"/>
    <w:rsid w:val="313B1D39"/>
    <w:rsid w:val="31936C8E"/>
    <w:rsid w:val="319C4296"/>
    <w:rsid w:val="31FB58C6"/>
    <w:rsid w:val="32040E78"/>
    <w:rsid w:val="320C5EA1"/>
    <w:rsid w:val="320F762C"/>
    <w:rsid w:val="326E40A6"/>
    <w:rsid w:val="3271379B"/>
    <w:rsid w:val="328151A3"/>
    <w:rsid w:val="32A03C75"/>
    <w:rsid w:val="32C641BA"/>
    <w:rsid w:val="32D64ACC"/>
    <w:rsid w:val="32DE2C7C"/>
    <w:rsid w:val="32EA1B8E"/>
    <w:rsid w:val="32EB50DB"/>
    <w:rsid w:val="32FD3A69"/>
    <w:rsid w:val="330E7198"/>
    <w:rsid w:val="331F3816"/>
    <w:rsid w:val="332B1570"/>
    <w:rsid w:val="3346260D"/>
    <w:rsid w:val="338911AE"/>
    <w:rsid w:val="339B0630"/>
    <w:rsid w:val="33C2287B"/>
    <w:rsid w:val="33C579B3"/>
    <w:rsid w:val="33C649F1"/>
    <w:rsid w:val="33CB2861"/>
    <w:rsid w:val="33D11082"/>
    <w:rsid w:val="33E5125D"/>
    <w:rsid w:val="33F20AED"/>
    <w:rsid w:val="34282168"/>
    <w:rsid w:val="343D15F0"/>
    <w:rsid w:val="34424C57"/>
    <w:rsid w:val="34611C3E"/>
    <w:rsid w:val="347B398E"/>
    <w:rsid w:val="348734D9"/>
    <w:rsid w:val="349361A2"/>
    <w:rsid w:val="35465CF8"/>
    <w:rsid w:val="355C7D53"/>
    <w:rsid w:val="358E10F0"/>
    <w:rsid w:val="35E4795B"/>
    <w:rsid w:val="36121A94"/>
    <w:rsid w:val="36432A1F"/>
    <w:rsid w:val="364512E1"/>
    <w:rsid w:val="36537C52"/>
    <w:rsid w:val="3654425D"/>
    <w:rsid w:val="36662498"/>
    <w:rsid w:val="3676719F"/>
    <w:rsid w:val="369E5D8A"/>
    <w:rsid w:val="36BE69FC"/>
    <w:rsid w:val="36EA65D2"/>
    <w:rsid w:val="36FD144D"/>
    <w:rsid w:val="37203255"/>
    <w:rsid w:val="372F3D08"/>
    <w:rsid w:val="376850CB"/>
    <w:rsid w:val="37701D28"/>
    <w:rsid w:val="37712E2D"/>
    <w:rsid w:val="37717A94"/>
    <w:rsid w:val="379D4363"/>
    <w:rsid w:val="37A1545B"/>
    <w:rsid w:val="37C51387"/>
    <w:rsid w:val="37EE53DE"/>
    <w:rsid w:val="38053CE1"/>
    <w:rsid w:val="383428C1"/>
    <w:rsid w:val="384F0F9C"/>
    <w:rsid w:val="385A4EA3"/>
    <w:rsid w:val="38665977"/>
    <w:rsid w:val="38733655"/>
    <w:rsid w:val="38801CB1"/>
    <w:rsid w:val="38C67719"/>
    <w:rsid w:val="38DE79D3"/>
    <w:rsid w:val="38E31E1D"/>
    <w:rsid w:val="38E926E5"/>
    <w:rsid w:val="39063591"/>
    <w:rsid w:val="390B1704"/>
    <w:rsid w:val="39102613"/>
    <w:rsid w:val="391946ED"/>
    <w:rsid w:val="395350C8"/>
    <w:rsid w:val="399C6C4B"/>
    <w:rsid w:val="39B45B33"/>
    <w:rsid w:val="39E11D1A"/>
    <w:rsid w:val="3A0E091F"/>
    <w:rsid w:val="3A251FC3"/>
    <w:rsid w:val="3A2B3404"/>
    <w:rsid w:val="3A2D6F4F"/>
    <w:rsid w:val="3A2E057A"/>
    <w:rsid w:val="3A4907F5"/>
    <w:rsid w:val="3A60542D"/>
    <w:rsid w:val="3A7A01CB"/>
    <w:rsid w:val="3A8214EC"/>
    <w:rsid w:val="3AA53885"/>
    <w:rsid w:val="3AAA2862"/>
    <w:rsid w:val="3AD644DE"/>
    <w:rsid w:val="3ADA5874"/>
    <w:rsid w:val="3B00446A"/>
    <w:rsid w:val="3B0F7C81"/>
    <w:rsid w:val="3B2944AA"/>
    <w:rsid w:val="3B96663F"/>
    <w:rsid w:val="3BB509F0"/>
    <w:rsid w:val="3BD67D8B"/>
    <w:rsid w:val="3BE873E8"/>
    <w:rsid w:val="3C0E2CE7"/>
    <w:rsid w:val="3C8D777D"/>
    <w:rsid w:val="3C927B9D"/>
    <w:rsid w:val="3C99459C"/>
    <w:rsid w:val="3CAD3A5D"/>
    <w:rsid w:val="3CB079F3"/>
    <w:rsid w:val="3CC7233C"/>
    <w:rsid w:val="3CD024E7"/>
    <w:rsid w:val="3CDE02B7"/>
    <w:rsid w:val="3D0102EE"/>
    <w:rsid w:val="3D0D7D6D"/>
    <w:rsid w:val="3D537097"/>
    <w:rsid w:val="3D972C16"/>
    <w:rsid w:val="3D9C765B"/>
    <w:rsid w:val="3E111FAD"/>
    <w:rsid w:val="3E2B4AEF"/>
    <w:rsid w:val="3E31375A"/>
    <w:rsid w:val="3E404454"/>
    <w:rsid w:val="3E583347"/>
    <w:rsid w:val="3E733076"/>
    <w:rsid w:val="3E9B5827"/>
    <w:rsid w:val="3EA4466C"/>
    <w:rsid w:val="3EAC7E9F"/>
    <w:rsid w:val="3ED923E0"/>
    <w:rsid w:val="3EDB6C13"/>
    <w:rsid w:val="3EE86ACD"/>
    <w:rsid w:val="3EEB2A82"/>
    <w:rsid w:val="3EF15E4A"/>
    <w:rsid w:val="3EFA0F00"/>
    <w:rsid w:val="3F05019B"/>
    <w:rsid w:val="3F6F46E3"/>
    <w:rsid w:val="3F7F465F"/>
    <w:rsid w:val="3F97074F"/>
    <w:rsid w:val="3FA80205"/>
    <w:rsid w:val="3FAD1E45"/>
    <w:rsid w:val="3FB84971"/>
    <w:rsid w:val="3FE643C6"/>
    <w:rsid w:val="401B4FB0"/>
    <w:rsid w:val="40294B96"/>
    <w:rsid w:val="403813C1"/>
    <w:rsid w:val="403A08C1"/>
    <w:rsid w:val="404A3FBD"/>
    <w:rsid w:val="404B6339"/>
    <w:rsid w:val="405822C5"/>
    <w:rsid w:val="407F04E7"/>
    <w:rsid w:val="40CF7D9C"/>
    <w:rsid w:val="41207183"/>
    <w:rsid w:val="413E2F73"/>
    <w:rsid w:val="416B6D53"/>
    <w:rsid w:val="416E7A96"/>
    <w:rsid w:val="417E7083"/>
    <w:rsid w:val="4191798E"/>
    <w:rsid w:val="419905CB"/>
    <w:rsid w:val="41AB107F"/>
    <w:rsid w:val="41B67A28"/>
    <w:rsid w:val="41CB23FC"/>
    <w:rsid w:val="41E65D12"/>
    <w:rsid w:val="41F77AB6"/>
    <w:rsid w:val="420F3D8E"/>
    <w:rsid w:val="42592F0D"/>
    <w:rsid w:val="42605A1B"/>
    <w:rsid w:val="42616067"/>
    <w:rsid w:val="42AF4AE8"/>
    <w:rsid w:val="42C259E6"/>
    <w:rsid w:val="42D53E18"/>
    <w:rsid w:val="42DE7855"/>
    <w:rsid w:val="43174949"/>
    <w:rsid w:val="431C1D46"/>
    <w:rsid w:val="431E7646"/>
    <w:rsid w:val="4332584D"/>
    <w:rsid w:val="434A6821"/>
    <w:rsid w:val="43570C15"/>
    <w:rsid w:val="435C56F3"/>
    <w:rsid w:val="441B3122"/>
    <w:rsid w:val="441C12CC"/>
    <w:rsid w:val="446F0C04"/>
    <w:rsid w:val="44781CFA"/>
    <w:rsid w:val="44994182"/>
    <w:rsid w:val="44AE4D9C"/>
    <w:rsid w:val="44D27678"/>
    <w:rsid w:val="44F16AB6"/>
    <w:rsid w:val="452021EB"/>
    <w:rsid w:val="454C642C"/>
    <w:rsid w:val="455B5571"/>
    <w:rsid w:val="45ED7C28"/>
    <w:rsid w:val="45F64718"/>
    <w:rsid w:val="45F81E24"/>
    <w:rsid w:val="45FA6EB3"/>
    <w:rsid w:val="4601687E"/>
    <w:rsid w:val="46052FD4"/>
    <w:rsid w:val="46A01455"/>
    <w:rsid w:val="46A0257E"/>
    <w:rsid w:val="46A37B97"/>
    <w:rsid w:val="46D8329B"/>
    <w:rsid w:val="471950E7"/>
    <w:rsid w:val="473D13C4"/>
    <w:rsid w:val="47444043"/>
    <w:rsid w:val="47665B02"/>
    <w:rsid w:val="476B260E"/>
    <w:rsid w:val="47855EE6"/>
    <w:rsid w:val="479C6F43"/>
    <w:rsid w:val="47A57C4D"/>
    <w:rsid w:val="47AD7304"/>
    <w:rsid w:val="47C0710B"/>
    <w:rsid w:val="47D32185"/>
    <w:rsid w:val="47FE43D9"/>
    <w:rsid w:val="480447B3"/>
    <w:rsid w:val="48063569"/>
    <w:rsid w:val="48172026"/>
    <w:rsid w:val="48392F58"/>
    <w:rsid w:val="48393F0C"/>
    <w:rsid w:val="484127C6"/>
    <w:rsid w:val="48487BD4"/>
    <w:rsid w:val="48670984"/>
    <w:rsid w:val="486A3F4F"/>
    <w:rsid w:val="486B00D7"/>
    <w:rsid w:val="48916679"/>
    <w:rsid w:val="48936C00"/>
    <w:rsid w:val="48AB5BD7"/>
    <w:rsid w:val="48AE49CB"/>
    <w:rsid w:val="48B41BE9"/>
    <w:rsid w:val="48B44606"/>
    <w:rsid w:val="48BA4578"/>
    <w:rsid w:val="48FA19FD"/>
    <w:rsid w:val="4907460B"/>
    <w:rsid w:val="491652C0"/>
    <w:rsid w:val="493F54DE"/>
    <w:rsid w:val="494F39CB"/>
    <w:rsid w:val="494F3AFF"/>
    <w:rsid w:val="495A08BF"/>
    <w:rsid w:val="49811C48"/>
    <w:rsid w:val="49887178"/>
    <w:rsid w:val="49950A9F"/>
    <w:rsid w:val="49B55A79"/>
    <w:rsid w:val="49B567E5"/>
    <w:rsid w:val="49BA65CE"/>
    <w:rsid w:val="49C42D00"/>
    <w:rsid w:val="49C510C1"/>
    <w:rsid w:val="49DC4C17"/>
    <w:rsid w:val="4A0853D3"/>
    <w:rsid w:val="4A0C0A4B"/>
    <w:rsid w:val="4A190F09"/>
    <w:rsid w:val="4A4416F1"/>
    <w:rsid w:val="4A4A3C48"/>
    <w:rsid w:val="4A6E52BF"/>
    <w:rsid w:val="4A86670A"/>
    <w:rsid w:val="4AC82A5F"/>
    <w:rsid w:val="4AEE78FE"/>
    <w:rsid w:val="4B465AB4"/>
    <w:rsid w:val="4B73115F"/>
    <w:rsid w:val="4B7F1113"/>
    <w:rsid w:val="4BC35351"/>
    <w:rsid w:val="4BCF2F03"/>
    <w:rsid w:val="4BD61BBD"/>
    <w:rsid w:val="4C076A44"/>
    <w:rsid w:val="4C591E75"/>
    <w:rsid w:val="4C6125ED"/>
    <w:rsid w:val="4C676260"/>
    <w:rsid w:val="4C79261D"/>
    <w:rsid w:val="4C9A3009"/>
    <w:rsid w:val="4CC3581F"/>
    <w:rsid w:val="4CC50B32"/>
    <w:rsid w:val="4CC6143E"/>
    <w:rsid w:val="4CCF554D"/>
    <w:rsid w:val="4CF117A2"/>
    <w:rsid w:val="4D18615D"/>
    <w:rsid w:val="4D2C4AE7"/>
    <w:rsid w:val="4D2F5A5A"/>
    <w:rsid w:val="4D410A4C"/>
    <w:rsid w:val="4D4171B1"/>
    <w:rsid w:val="4D531CF7"/>
    <w:rsid w:val="4D7114F7"/>
    <w:rsid w:val="4D7B6A00"/>
    <w:rsid w:val="4D8954D8"/>
    <w:rsid w:val="4D9F3131"/>
    <w:rsid w:val="4DB84EB9"/>
    <w:rsid w:val="4DBB6188"/>
    <w:rsid w:val="4DCF6778"/>
    <w:rsid w:val="4DFB065F"/>
    <w:rsid w:val="4E0B5D2D"/>
    <w:rsid w:val="4E0C2DF1"/>
    <w:rsid w:val="4E98460E"/>
    <w:rsid w:val="4EA51FAA"/>
    <w:rsid w:val="4EBA22C5"/>
    <w:rsid w:val="4EC15241"/>
    <w:rsid w:val="4EDA0403"/>
    <w:rsid w:val="4F041A69"/>
    <w:rsid w:val="4F100B0B"/>
    <w:rsid w:val="4F553354"/>
    <w:rsid w:val="4F6E0C00"/>
    <w:rsid w:val="4F746CBC"/>
    <w:rsid w:val="4F982AA6"/>
    <w:rsid w:val="4FDF266B"/>
    <w:rsid w:val="4FDF68E5"/>
    <w:rsid w:val="500E12BA"/>
    <w:rsid w:val="50344543"/>
    <w:rsid w:val="50800F77"/>
    <w:rsid w:val="508B3254"/>
    <w:rsid w:val="508C42AD"/>
    <w:rsid w:val="508D11AE"/>
    <w:rsid w:val="50933DCF"/>
    <w:rsid w:val="50DD308B"/>
    <w:rsid w:val="51096A91"/>
    <w:rsid w:val="5118469C"/>
    <w:rsid w:val="51263630"/>
    <w:rsid w:val="512E7B38"/>
    <w:rsid w:val="51884623"/>
    <w:rsid w:val="51885DF9"/>
    <w:rsid w:val="51A44031"/>
    <w:rsid w:val="51CB6A11"/>
    <w:rsid w:val="51E07483"/>
    <w:rsid w:val="51E90D57"/>
    <w:rsid w:val="520A65D9"/>
    <w:rsid w:val="522E6796"/>
    <w:rsid w:val="5273318F"/>
    <w:rsid w:val="528D3FB7"/>
    <w:rsid w:val="528E28F0"/>
    <w:rsid w:val="53113479"/>
    <w:rsid w:val="538D0A5A"/>
    <w:rsid w:val="53992066"/>
    <w:rsid w:val="53A20B9F"/>
    <w:rsid w:val="53A81BE0"/>
    <w:rsid w:val="53DE041B"/>
    <w:rsid w:val="540361D2"/>
    <w:rsid w:val="540D0D87"/>
    <w:rsid w:val="543002DD"/>
    <w:rsid w:val="5451641F"/>
    <w:rsid w:val="547C385A"/>
    <w:rsid w:val="54AF2757"/>
    <w:rsid w:val="54D27067"/>
    <w:rsid w:val="54E1160F"/>
    <w:rsid w:val="54FD3458"/>
    <w:rsid w:val="55077A2D"/>
    <w:rsid w:val="5508138A"/>
    <w:rsid w:val="553B25C4"/>
    <w:rsid w:val="554D2E92"/>
    <w:rsid w:val="5552228C"/>
    <w:rsid w:val="55702DA6"/>
    <w:rsid w:val="55946E5A"/>
    <w:rsid w:val="55AB4127"/>
    <w:rsid w:val="55D43B94"/>
    <w:rsid w:val="55DC4069"/>
    <w:rsid w:val="55F304BE"/>
    <w:rsid w:val="560E3FE9"/>
    <w:rsid w:val="56147480"/>
    <w:rsid w:val="563A67FD"/>
    <w:rsid w:val="567E1CF7"/>
    <w:rsid w:val="56883764"/>
    <w:rsid w:val="56A07B9A"/>
    <w:rsid w:val="56CB3152"/>
    <w:rsid w:val="56CD19BC"/>
    <w:rsid w:val="5703363D"/>
    <w:rsid w:val="579F751C"/>
    <w:rsid w:val="57B566CF"/>
    <w:rsid w:val="57B6613A"/>
    <w:rsid w:val="57F10A2D"/>
    <w:rsid w:val="57FD54E2"/>
    <w:rsid w:val="580C6C7A"/>
    <w:rsid w:val="58234040"/>
    <w:rsid w:val="582957CE"/>
    <w:rsid w:val="585258F5"/>
    <w:rsid w:val="58582C9E"/>
    <w:rsid w:val="58A4109F"/>
    <w:rsid w:val="58CA51E1"/>
    <w:rsid w:val="58FB564C"/>
    <w:rsid w:val="58FD2A5E"/>
    <w:rsid w:val="592E3BE6"/>
    <w:rsid w:val="595258EF"/>
    <w:rsid w:val="59537EF6"/>
    <w:rsid w:val="5964768F"/>
    <w:rsid w:val="5997771A"/>
    <w:rsid w:val="59AF06E9"/>
    <w:rsid w:val="59DA40BE"/>
    <w:rsid w:val="59DB0653"/>
    <w:rsid w:val="59F53BB5"/>
    <w:rsid w:val="5A283539"/>
    <w:rsid w:val="5A3A7E87"/>
    <w:rsid w:val="5A3C401C"/>
    <w:rsid w:val="5A47702B"/>
    <w:rsid w:val="5A6E1651"/>
    <w:rsid w:val="5A761048"/>
    <w:rsid w:val="5A9C2144"/>
    <w:rsid w:val="5AA30C8E"/>
    <w:rsid w:val="5AA412D5"/>
    <w:rsid w:val="5ABE477E"/>
    <w:rsid w:val="5AD06D7B"/>
    <w:rsid w:val="5B0F1FE6"/>
    <w:rsid w:val="5B3B16A9"/>
    <w:rsid w:val="5B3D242F"/>
    <w:rsid w:val="5BDE5619"/>
    <w:rsid w:val="5C406C37"/>
    <w:rsid w:val="5C5005DA"/>
    <w:rsid w:val="5C537F09"/>
    <w:rsid w:val="5C595675"/>
    <w:rsid w:val="5C5B692B"/>
    <w:rsid w:val="5C875735"/>
    <w:rsid w:val="5C8846D4"/>
    <w:rsid w:val="5CA90F74"/>
    <w:rsid w:val="5CAD15AD"/>
    <w:rsid w:val="5CAD52AC"/>
    <w:rsid w:val="5CCC3336"/>
    <w:rsid w:val="5CD10C04"/>
    <w:rsid w:val="5D173451"/>
    <w:rsid w:val="5D1F58CC"/>
    <w:rsid w:val="5D7834DF"/>
    <w:rsid w:val="5D842470"/>
    <w:rsid w:val="5D8D1535"/>
    <w:rsid w:val="5DA931CE"/>
    <w:rsid w:val="5DB43168"/>
    <w:rsid w:val="5E097958"/>
    <w:rsid w:val="5E1C513E"/>
    <w:rsid w:val="5E2A5668"/>
    <w:rsid w:val="5E3A6B51"/>
    <w:rsid w:val="5E6B7791"/>
    <w:rsid w:val="5E79177D"/>
    <w:rsid w:val="5E940BFF"/>
    <w:rsid w:val="5EA7453C"/>
    <w:rsid w:val="5EC11B38"/>
    <w:rsid w:val="5EC21830"/>
    <w:rsid w:val="5EF408C1"/>
    <w:rsid w:val="5F7D40B3"/>
    <w:rsid w:val="5FBE795C"/>
    <w:rsid w:val="5FED77BE"/>
    <w:rsid w:val="60077FAA"/>
    <w:rsid w:val="60117D1E"/>
    <w:rsid w:val="60331013"/>
    <w:rsid w:val="60455C2B"/>
    <w:rsid w:val="60605294"/>
    <w:rsid w:val="6072326E"/>
    <w:rsid w:val="60737A8A"/>
    <w:rsid w:val="60781371"/>
    <w:rsid w:val="60782C00"/>
    <w:rsid w:val="607E44D4"/>
    <w:rsid w:val="608978BC"/>
    <w:rsid w:val="608C4C5D"/>
    <w:rsid w:val="60A775D1"/>
    <w:rsid w:val="60CF4DA6"/>
    <w:rsid w:val="60D45C0F"/>
    <w:rsid w:val="60EA3FF5"/>
    <w:rsid w:val="61227FF5"/>
    <w:rsid w:val="614A5293"/>
    <w:rsid w:val="615103EA"/>
    <w:rsid w:val="61523661"/>
    <w:rsid w:val="6186632B"/>
    <w:rsid w:val="61A11716"/>
    <w:rsid w:val="61C54A86"/>
    <w:rsid w:val="61D15733"/>
    <w:rsid w:val="61F60B42"/>
    <w:rsid w:val="626C51AF"/>
    <w:rsid w:val="62752E15"/>
    <w:rsid w:val="62982274"/>
    <w:rsid w:val="62A02EE4"/>
    <w:rsid w:val="62B727FE"/>
    <w:rsid w:val="62C9235E"/>
    <w:rsid w:val="630324FB"/>
    <w:rsid w:val="63042CC7"/>
    <w:rsid w:val="63210565"/>
    <w:rsid w:val="633435AB"/>
    <w:rsid w:val="635A0AA5"/>
    <w:rsid w:val="636E42D7"/>
    <w:rsid w:val="637C1D72"/>
    <w:rsid w:val="6381248F"/>
    <w:rsid w:val="63A74DF2"/>
    <w:rsid w:val="63A852B9"/>
    <w:rsid w:val="63B44E7F"/>
    <w:rsid w:val="63B55005"/>
    <w:rsid w:val="63BD3844"/>
    <w:rsid w:val="63C06CF8"/>
    <w:rsid w:val="63CC6384"/>
    <w:rsid w:val="64040640"/>
    <w:rsid w:val="64055F15"/>
    <w:rsid w:val="640B5701"/>
    <w:rsid w:val="641C2C3A"/>
    <w:rsid w:val="644E3736"/>
    <w:rsid w:val="647D7537"/>
    <w:rsid w:val="64906ED6"/>
    <w:rsid w:val="64E20E23"/>
    <w:rsid w:val="64E460AA"/>
    <w:rsid w:val="64F15936"/>
    <w:rsid w:val="652D6B3D"/>
    <w:rsid w:val="654C2E11"/>
    <w:rsid w:val="65672A89"/>
    <w:rsid w:val="657F4FAA"/>
    <w:rsid w:val="65821618"/>
    <w:rsid w:val="65A6374B"/>
    <w:rsid w:val="65CB3D53"/>
    <w:rsid w:val="65DD259D"/>
    <w:rsid w:val="65DF7788"/>
    <w:rsid w:val="65E819E1"/>
    <w:rsid w:val="65F4298A"/>
    <w:rsid w:val="65FB2F07"/>
    <w:rsid w:val="66370D18"/>
    <w:rsid w:val="664D46F1"/>
    <w:rsid w:val="664E5DDB"/>
    <w:rsid w:val="66675C4A"/>
    <w:rsid w:val="668928B5"/>
    <w:rsid w:val="669103BE"/>
    <w:rsid w:val="66C45B21"/>
    <w:rsid w:val="66CF233C"/>
    <w:rsid w:val="6723159F"/>
    <w:rsid w:val="672D5435"/>
    <w:rsid w:val="672D6EEC"/>
    <w:rsid w:val="674114EF"/>
    <w:rsid w:val="67605794"/>
    <w:rsid w:val="6760758D"/>
    <w:rsid w:val="67686ECA"/>
    <w:rsid w:val="67A21D97"/>
    <w:rsid w:val="67A23AF2"/>
    <w:rsid w:val="67AE6FF1"/>
    <w:rsid w:val="67C27B48"/>
    <w:rsid w:val="67D679E9"/>
    <w:rsid w:val="68557A0C"/>
    <w:rsid w:val="68723A56"/>
    <w:rsid w:val="688C464D"/>
    <w:rsid w:val="68944D10"/>
    <w:rsid w:val="68975029"/>
    <w:rsid w:val="68B65B58"/>
    <w:rsid w:val="68C12FE1"/>
    <w:rsid w:val="68C96563"/>
    <w:rsid w:val="68CB2ECB"/>
    <w:rsid w:val="68E473E4"/>
    <w:rsid w:val="68FD6323"/>
    <w:rsid w:val="69201F5B"/>
    <w:rsid w:val="694B1E61"/>
    <w:rsid w:val="69AB29D4"/>
    <w:rsid w:val="69AC574E"/>
    <w:rsid w:val="69AD1DD9"/>
    <w:rsid w:val="69CF34A1"/>
    <w:rsid w:val="69D952E6"/>
    <w:rsid w:val="6A667059"/>
    <w:rsid w:val="6A814F26"/>
    <w:rsid w:val="6AA73C23"/>
    <w:rsid w:val="6ACB76D9"/>
    <w:rsid w:val="6AF757C0"/>
    <w:rsid w:val="6B030CFE"/>
    <w:rsid w:val="6B170DAA"/>
    <w:rsid w:val="6B250D7A"/>
    <w:rsid w:val="6B8E3D62"/>
    <w:rsid w:val="6BBD5505"/>
    <w:rsid w:val="6BE36EFE"/>
    <w:rsid w:val="6C101988"/>
    <w:rsid w:val="6C2715AB"/>
    <w:rsid w:val="6C29496E"/>
    <w:rsid w:val="6C352C5D"/>
    <w:rsid w:val="6C603A32"/>
    <w:rsid w:val="6C997D6A"/>
    <w:rsid w:val="6C9D1CDC"/>
    <w:rsid w:val="6CB568A9"/>
    <w:rsid w:val="6CDE283B"/>
    <w:rsid w:val="6D1108D8"/>
    <w:rsid w:val="6D267189"/>
    <w:rsid w:val="6D6C44F3"/>
    <w:rsid w:val="6D6F155B"/>
    <w:rsid w:val="6D7C4DD7"/>
    <w:rsid w:val="6D9C258F"/>
    <w:rsid w:val="6DBF588E"/>
    <w:rsid w:val="6E3D0E02"/>
    <w:rsid w:val="6E663D15"/>
    <w:rsid w:val="6EC75A60"/>
    <w:rsid w:val="6EE757D4"/>
    <w:rsid w:val="6EF24742"/>
    <w:rsid w:val="6F0B26FF"/>
    <w:rsid w:val="6F1F7D83"/>
    <w:rsid w:val="6F2D593B"/>
    <w:rsid w:val="6F2F3CA1"/>
    <w:rsid w:val="6F7738E4"/>
    <w:rsid w:val="6F785BC9"/>
    <w:rsid w:val="6F9204C4"/>
    <w:rsid w:val="6FAB2747"/>
    <w:rsid w:val="7003684F"/>
    <w:rsid w:val="700A68CE"/>
    <w:rsid w:val="702071E5"/>
    <w:rsid w:val="703E7525"/>
    <w:rsid w:val="70580633"/>
    <w:rsid w:val="7061590F"/>
    <w:rsid w:val="70DF738C"/>
    <w:rsid w:val="70EB7B85"/>
    <w:rsid w:val="70F16507"/>
    <w:rsid w:val="70FF5663"/>
    <w:rsid w:val="7110767E"/>
    <w:rsid w:val="7133469D"/>
    <w:rsid w:val="7138467F"/>
    <w:rsid w:val="71590660"/>
    <w:rsid w:val="71A3716E"/>
    <w:rsid w:val="71AC616D"/>
    <w:rsid w:val="71D74295"/>
    <w:rsid w:val="71E90092"/>
    <w:rsid w:val="721318E4"/>
    <w:rsid w:val="721E030E"/>
    <w:rsid w:val="72203F1E"/>
    <w:rsid w:val="723C232C"/>
    <w:rsid w:val="727E227D"/>
    <w:rsid w:val="72853DF8"/>
    <w:rsid w:val="729551A5"/>
    <w:rsid w:val="72A0685B"/>
    <w:rsid w:val="72C13DC5"/>
    <w:rsid w:val="72D0666E"/>
    <w:rsid w:val="72DB7EF2"/>
    <w:rsid w:val="730072AC"/>
    <w:rsid w:val="73071767"/>
    <w:rsid w:val="732301DD"/>
    <w:rsid w:val="7336792C"/>
    <w:rsid w:val="73530396"/>
    <w:rsid w:val="737D0049"/>
    <w:rsid w:val="73901F54"/>
    <w:rsid w:val="739126A0"/>
    <w:rsid w:val="73C07505"/>
    <w:rsid w:val="73C344F4"/>
    <w:rsid w:val="73D02B91"/>
    <w:rsid w:val="73D45A55"/>
    <w:rsid w:val="742E4E09"/>
    <w:rsid w:val="747E7555"/>
    <w:rsid w:val="74861091"/>
    <w:rsid w:val="74AE1433"/>
    <w:rsid w:val="74CB67E9"/>
    <w:rsid w:val="74E30D65"/>
    <w:rsid w:val="751C6539"/>
    <w:rsid w:val="7522624D"/>
    <w:rsid w:val="752522B5"/>
    <w:rsid w:val="75275541"/>
    <w:rsid w:val="75283B82"/>
    <w:rsid w:val="75377841"/>
    <w:rsid w:val="753A70C1"/>
    <w:rsid w:val="755D6719"/>
    <w:rsid w:val="75700603"/>
    <w:rsid w:val="75873FF7"/>
    <w:rsid w:val="75894008"/>
    <w:rsid w:val="758E1FD1"/>
    <w:rsid w:val="7593626D"/>
    <w:rsid w:val="75A64823"/>
    <w:rsid w:val="75D4756D"/>
    <w:rsid w:val="75FE6B65"/>
    <w:rsid w:val="76004806"/>
    <w:rsid w:val="761D4B81"/>
    <w:rsid w:val="763725FF"/>
    <w:rsid w:val="764F7381"/>
    <w:rsid w:val="76504E88"/>
    <w:rsid w:val="7650600B"/>
    <w:rsid w:val="769E47B3"/>
    <w:rsid w:val="769F5090"/>
    <w:rsid w:val="76B60488"/>
    <w:rsid w:val="76D3057A"/>
    <w:rsid w:val="76D65EE8"/>
    <w:rsid w:val="76E176D3"/>
    <w:rsid w:val="77344A7A"/>
    <w:rsid w:val="774049B4"/>
    <w:rsid w:val="775267C4"/>
    <w:rsid w:val="77647901"/>
    <w:rsid w:val="77656179"/>
    <w:rsid w:val="77664725"/>
    <w:rsid w:val="77854C17"/>
    <w:rsid w:val="778D3A4D"/>
    <w:rsid w:val="77972CFC"/>
    <w:rsid w:val="779D1B46"/>
    <w:rsid w:val="77A21444"/>
    <w:rsid w:val="77A87E80"/>
    <w:rsid w:val="77B75D22"/>
    <w:rsid w:val="77C541A7"/>
    <w:rsid w:val="77D42DB4"/>
    <w:rsid w:val="77DB13C0"/>
    <w:rsid w:val="77DD6B4C"/>
    <w:rsid w:val="77E341C7"/>
    <w:rsid w:val="77FE4635"/>
    <w:rsid w:val="781D708C"/>
    <w:rsid w:val="78201BE4"/>
    <w:rsid w:val="78271567"/>
    <w:rsid w:val="7831481F"/>
    <w:rsid w:val="784843B5"/>
    <w:rsid w:val="7889305E"/>
    <w:rsid w:val="78DA1E80"/>
    <w:rsid w:val="79000FC4"/>
    <w:rsid w:val="79274096"/>
    <w:rsid w:val="79432F95"/>
    <w:rsid w:val="79434B4F"/>
    <w:rsid w:val="79490272"/>
    <w:rsid w:val="799E35E8"/>
    <w:rsid w:val="79A006F4"/>
    <w:rsid w:val="79D35B00"/>
    <w:rsid w:val="79D74E4F"/>
    <w:rsid w:val="79DF7867"/>
    <w:rsid w:val="79E46189"/>
    <w:rsid w:val="79E769D6"/>
    <w:rsid w:val="79EC6918"/>
    <w:rsid w:val="79FA117B"/>
    <w:rsid w:val="7A0F29CC"/>
    <w:rsid w:val="7A361CC4"/>
    <w:rsid w:val="7A792283"/>
    <w:rsid w:val="7A7D4063"/>
    <w:rsid w:val="7A9C37B2"/>
    <w:rsid w:val="7AB568DB"/>
    <w:rsid w:val="7AC035E5"/>
    <w:rsid w:val="7B0F65BE"/>
    <w:rsid w:val="7B165741"/>
    <w:rsid w:val="7B354F51"/>
    <w:rsid w:val="7B542530"/>
    <w:rsid w:val="7B587EED"/>
    <w:rsid w:val="7B6B6566"/>
    <w:rsid w:val="7B724BEA"/>
    <w:rsid w:val="7BB32FE5"/>
    <w:rsid w:val="7BC3451D"/>
    <w:rsid w:val="7BC96F7F"/>
    <w:rsid w:val="7C002036"/>
    <w:rsid w:val="7C29365B"/>
    <w:rsid w:val="7C2F7958"/>
    <w:rsid w:val="7C422827"/>
    <w:rsid w:val="7C72480A"/>
    <w:rsid w:val="7C8B3DBF"/>
    <w:rsid w:val="7C8B49B3"/>
    <w:rsid w:val="7CB93B8B"/>
    <w:rsid w:val="7CC214E4"/>
    <w:rsid w:val="7CCE37AD"/>
    <w:rsid w:val="7CE05C73"/>
    <w:rsid w:val="7CF555C6"/>
    <w:rsid w:val="7CFB67F8"/>
    <w:rsid w:val="7D1B129E"/>
    <w:rsid w:val="7D1D614B"/>
    <w:rsid w:val="7D3E4DAA"/>
    <w:rsid w:val="7D5077EC"/>
    <w:rsid w:val="7D695F73"/>
    <w:rsid w:val="7DAE7D36"/>
    <w:rsid w:val="7DD62B2F"/>
    <w:rsid w:val="7DDC1F24"/>
    <w:rsid w:val="7DDD571C"/>
    <w:rsid w:val="7E003FEA"/>
    <w:rsid w:val="7E077E6E"/>
    <w:rsid w:val="7E1B358F"/>
    <w:rsid w:val="7E1C3681"/>
    <w:rsid w:val="7E26370C"/>
    <w:rsid w:val="7E46137D"/>
    <w:rsid w:val="7E82484C"/>
    <w:rsid w:val="7EA6277A"/>
    <w:rsid w:val="7EA83C8C"/>
    <w:rsid w:val="7EBB6076"/>
    <w:rsid w:val="7EBB65F9"/>
    <w:rsid w:val="7EDA4256"/>
    <w:rsid w:val="7EEC201C"/>
    <w:rsid w:val="7EF85C10"/>
    <w:rsid w:val="7F0E4598"/>
    <w:rsid w:val="7F12764F"/>
    <w:rsid w:val="7F150A36"/>
    <w:rsid w:val="7F442CDC"/>
    <w:rsid w:val="7F6237E7"/>
    <w:rsid w:val="7FA71294"/>
    <w:rsid w:val="7FB5746F"/>
    <w:rsid w:val="7FBD31DD"/>
    <w:rsid w:val="7FC07193"/>
    <w:rsid w:val="7FCC2A0E"/>
    <w:rsid w:val="7FCF1D84"/>
    <w:rsid w:val="7FE4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numPr>
        <w:ilvl w:val="0"/>
        <w:numId w:val="1"/>
      </w:numPr>
      <w:tabs>
        <w:tab w:val="left" w:pos="420"/>
      </w:tabs>
      <w:spacing w:before="200" w:after="200"/>
      <w:jc w:val="left"/>
      <w:outlineLvl w:val="0"/>
    </w:pPr>
    <w:rPr>
      <w:b/>
      <w:bCs/>
      <w:kern w:val="44"/>
      <w:sz w:val="36"/>
      <w:szCs w:val="28"/>
    </w:rPr>
  </w:style>
  <w:style w:type="paragraph" w:styleId="3">
    <w:name w:val="heading 2"/>
    <w:basedOn w:val="1"/>
    <w:next w:val="1"/>
    <w:link w:val="37"/>
    <w:qFormat/>
    <w:uiPriority w:val="0"/>
    <w:pPr>
      <w:keepNext/>
      <w:keepLines/>
      <w:numPr>
        <w:ilvl w:val="1"/>
        <w:numId w:val="1"/>
      </w:numPr>
      <w:tabs>
        <w:tab w:val="left" w:pos="420"/>
        <w:tab w:val="left" w:pos="1271"/>
      </w:tabs>
      <w:spacing w:before="120" w:after="120"/>
      <w:jc w:val="left"/>
      <w:outlineLvl w:val="1"/>
    </w:pPr>
    <w:rPr>
      <w:b/>
      <w:bCs/>
      <w:sz w:val="32"/>
    </w:rPr>
  </w:style>
  <w:style w:type="paragraph" w:styleId="4">
    <w:name w:val="heading 3"/>
    <w:basedOn w:val="1"/>
    <w:next w:val="1"/>
    <w:link w:val="35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120" w:after="120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38"/>
    <w:qFormat/>
    <w:uiPriority w:val="0"/>
    <w:pPr>
      <w:keepNext/>
      <w:keepLines/>
      <w:widowControl/>
      <w:numPr>
        <w:ilvl w:val="3"/>
        <w:numId w:val="1"/>
      </w:numPr>
      <w:tabs>
        <w:tab w:val="left" w:pos="0"/>
        <w:tab w:val="left" w:pos="420"/>
      </w:tabs>
      <w:spacing w:before="280" w:after="290"/>
      <w:jc w:val="left"/>
      <w:outlineLvl w:val="3"/>
    </w:pPr>
    <w:rPr>
      <w:rFonts w:cs="宋体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66"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before="280" w:after="29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70"/>
    <w:qFormat/>
    <w:uiPriority w:val="0"/>
    <w:pPr>
      <w:keepNext/>
      <w:keepLines/>
      <w:numPr>
        <w:ilvl w:val="5"/>
        <w:numId w:val="1"/>
      </w:numPr>
      <w:tabs>
        <w:tab w:val="left" w:pos="420"/>
      </w:tabs>
      <w:spacing w:before="240" w:after="240"/>
      <w:outlineLvl w:val="5"/>
    </w:pPr>
    <w:rPr>
      <w:b/>
      <w:bCs/>
      <w:szCs w:val="22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/>
      <w:outlineLvl w:val="6"/>
    </w:pPr>
    <w:rPr>
      <w:b/>
    </w:rPr>
  </w:style>
  <w:style w:type="paragraph" w:styleId="9">
    <w:name w:val="heading 8"/>
    <w:basedOn w:val="1"/>
    <w:next w:val="1"/>
    <w:link w:val="6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line="240" w:lineRule="auto"/>
      <w:ind w:firstLine="420"/>
    </w:pPr>
    <w:rPr>
      <w:sz w:val="21"/>
    </w:rPr>
  </w:style>
  <w:style w:type="paragraph" w:styleId="12">
    <w:name w:val="caption"/>
    <w:basedOn w:val="1"/>
    <w:next w:val="1"/>
    <w:qFormat/>
    <w:uiPriority w:val="0"/>
    <w:pPr>
      <w:spacing w:before="152" w:after="160" w:line="240" w:lineRule="auto"/>
      <w:jc w:val="center"/>
    </w:pPr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link w:val="50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57"/>
    <w:semiHidden/>
    <w:qFormat/>
    <w:uiPriority w:val="0"/>
    <w:pPr>
      <w:jc w:val="left"/>
    </w:pPr>
  </w:style>
  <w:style w:type="paragraph" w:styleId="1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6">
    <w:name w:val="Balloon Text"/>
    <w:basedOn w:val="1"/>
    <w:link w:val="54"/>
    <w:semiHidden/>
    <w:qFormat/>
    <w:uiPriority w:val="0"/>
    <w:rPr>
      <w:sz w:val="18"/>
      <w:szCs w:val="18"/>
    </w:rPr>
  </w:style>
  <w:style w:type="paragraph" w:styleId="17">
    <w:name w:val="footer"/>
    <w:basedOn w:val="1"/>
    <w:link w:val="4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8">
    <w:name w:val="header"/>
    <w:basedOn w:val="1"/>
    <w:link w:val="4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tabs>
        <w:tab w:val="right" w:leader="dot" w:pos="8302"/>
      </w:tabs>
      <w:ind w:firstLine="119" w:firstLineChars="37"/>
    </w:pPr>
  </w:style>
  <w:style w:type="paragraph" w:styleId="20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1">
    <w:name w:val="Subtitle"/>
    <w:basedOn w:val="1"/>
    <w:next w:val="1"/>
    <w:link w:val="51"/>
    <w:qFormat/>
    <w:uiPriority w:val="0"/>
    <w:pPr>
      <w:spacing w:before="120" w:after="60" w:line="240" w:lineRule="auto"/>
      <w:jc w:val="center"/>
    </w:pPr>
    <w:rPr>
      <w:rFonts w:ascii="Arial" w:hAnsi="Arial" w:cs="Arial"/>
      <w:b/>
      <w:bCs/>
      <w:kern w:val="28"/>
      <w:sz w:val="44"/>
      <w:szCs w:val="32"/>
    </w:rPr>
  </w:style>
  <w:style w:type="paragraph" w:styleId="22">
    <w:name w:val="toc 2"/>
    <w:basedOn w:val="1"/>
    <w:next w:val="1"/>
    <w:qFormat/>
    <w:uiPriority w:val="39"/>
    <w:pPr>
      <w:ind w:left="420" w:leftChars="200"/>
    </w:pPr>
  </w:style>
  <w:style w:type="paragraph" w:styleId="23">
    <w:name w:val="HTML Preformatted"/>
    <w:basedOn w:val="1"/>
    <w:link w:val="7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</w:rPr>
  </w:style>
  <w:style w:type="paragraph" w:styleId="24">
    <w:name w:val="Title"/>
    <w:basedOn w:val="1"/>
    <w:next w:val="1"/>
    <w:link w:val="69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5">
    <w:name w:val="annotation subject"/>
    <w:basedOn w:val="14"/>
    <w:next w:val="14"/>
    <w:link w:val="58"/>
    <w:semiHidden/>
    <w:qFormat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spacing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page number"/>
    <w:basedOn w:val="28"/>
    <w:qFormat/>
    <w:uiPriority w:val="0"/>
  </w:style>
  <w:style w:type="character" w:styleId="30">
    <w:name w:val="Hyperlink"/>
    <w:qFormat/>
    <w:uiPriority w:val="99"/>
    <w:rPr>
      <w:color w:val="0000FF"/>
      <w:u w:val="single"/>
    </w:rPr>
  </w:style>
  <w:style w:type="character" w:styleId="31">
    <w:name w:val="annotation reference"/>
    <w:basedOn w:val="28"/>
    <w:semiHidden/>
    <w:unhideWhenUsed/>
    <w:qFormat/>
    <w:uiPriority w:val="0"/>
    <w:rPr>
      <w:sz w:val="21"/>
      <w:szCs w:val="21"/>
    </w:rPr>
  </w:style>
  <w:style w:type="paragraph" w:customStyle="1" w:styleId="32">
    <w:name w:val="正文+首行缩进2 字符"/>
    <w:basedOn w:val="1"/>
    <w:link w:val="33"/>
    <w:qFormat/>
    <w:uiPriority w:val="0"/>
    <w:pPr>
      <w:ind w:firstLine="200"/>
    </w:pPr>
    <w:rPr>
      <w:rFonts w:cs="宋体"/>
      <w:szCs w:val="20"/>
    </w:rPr>
  </w:style>
  <w:style w:type="character" w:customStyle="1" w:styleId="33">
    <w:name w:val="正文+首行缩进2 字符 Char"/>
    <w:link w:val="32"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34">
    <w:name w:val="表格正文"/>
    <w:basedOn w:val="1"/>
    <w:next w:val="1"/>
    <w:qFormat/>
    <w:uiPriority w:val="0"/>
    <w:pPr>
      <w:adjustRightInd w:val="0"/>
    </w:pPr>
  </w:style>
  <w:style w:type="character" w:customStyle="1" w:styleId="35">
    <w:name w:val="标题 3 字符"/>
    <w:link w:val="4"/>
    <w:qFormat/>
    <w:uiPriority w:val="0"/>
    <w:rPr>
      <w:rFonts w:ascii="Times New Roman" w:hAnsi="Times New Roman" w:eastAsia="宋体"/>
      <w:b/>
      <w:bCs/>
      <w:kern w:val="2"/>
      <w:sz w:val="30"/>
      <w:szCs w:val="32"/>
    </w:rPr>
  </w:style>
  <w:style w:type="character" w:customStyle="1" w:styleId="36">
    <w:name w:val="标题 1 字符"/>
    <w:link w:val="2"/>
    <w:qFormat/>
    <w:uiPriority w:val="0"/>
    <w:rPr>
      <w:rFonts w:ascii="Times New Roman" w:hAnsi="Times New Roman" w:eastAsia="宋体"/>
      <w:b/>
      <w:bCs/>
      <w:kern w:val="44"/>
      <w:sz w:val="36"/>
      <w:szCs w:val="28"/>
    </w:rPr>
  </w:style>
  <w:style w:type="character" w:customStyle="1" w:styleId="37">
    <w:name w:val="标题 2 字符"/>
    <w:link w:val="3"/>
    <w:qFormat/>
    <w:uiPriority w:val="0"/>
    <w:rPr>
      <w:rFonts w:ascii="Times New Roman" w:hAnsi="Times New Roman" w:eastAsia="宋体"/>
      <w:b/>
      <w:bCs/>
      <w:kern w:val="2"/>
      <w:sz w:val="32"/>
      <w:szCs w:val="24"/>
    </w:rPr>
  </w:style>
  <w:style w:type="character" w:customStyle="1" w:styleId="38">
    <w:name w:val="标题 4 字符"/>
    <w:link w:val="5"/>
    <w:qFormat/>
    <w:uiPriority w:val="0"/>
    <w:rPr>
      <w:rFonts w:ascii="Times New Roman" w:hAnsi="Times New Roman" w:eastAsia="宋体" w:cs="宋体"/>
      <w:b/>
      <w:bCs/>
      <w:kern w:val="0"/>
      <w:sz w:val="28"/>
      <w:szCs w:val="28"/>
    </w:rPr>
  </w:style>
  <w:style w:type="paragraph" w:customStyle="1" w:styleId="39">
    <w:name w:val="表格正文 Char"/>
    <w:basedOn w:val="1"/>
    <w:link w:val="40"/>
    <w:qFormat/>
    <w:uiPriority w:val="0"/>
    <w:pPr>
      <w:adjustRightInd w:val="0"/>
    </w:pPr>
  </w:style>
  <w:style w:type="character" w:customStyle="1" w:styleId="40">
    <w:name w:val="表格正文 Char Char"/>
    <w:link w:val="39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41">
    <w:name w:val="文本框正文"/>
    <w:basedOn w:val="1"/>
    <w:qFormat/>
    <w:uiPriority w:val="0"/>
    <w:pPr>
      <w:adjustRightInd w:val="0"/>
      <w:spacing w:line="240" w:lineRule="auto"/>
      <w:jc w:val="center"/>
    </w:pPr>
    <w:rPr>
      <w:rFonts w:ascii="宋体" w:hAnsi="宋体" w:cs="宋体"/>
      <w:kern w:val="0"/>
      <w:sz w:val="21"/>
      <w:szCs w:val="21"/>
    </w:rPr>
  </w:style>
  <w:style w:type="character" w:customStyle="1" w:styleId="42">
    <w:name w:val="大标题"/>
    <w:qFormat/>
    <w:uiPriority w:val="0"/>
    <w:rPr>
      <w:rFonts w:ascii="楷体_GB2312" w:eastAsia="楷体_GB2312"/>
      <w:b/>
      <w:color w:val="auto"/>
      <w:sz w:val="84"/>
      <w:szCs w:val="84"/>
    </w:rPr>
  </w:style>
  <w:style w:type="character" w:customStyle="1" w:styleId="43">
    <w:name w:val="页眉 字符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4">
    <w:name w:val="页脚 字符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5">
    <w:name w:val="编号正文"/>
    <w:basedOn w:val="1"/>
    <w:qFormat/>
    <w:uiPriority w:val="0"/>
    <w:pPr>
      <w:numPr>
        <w:ilvl w:val="0"/>
        <w:numId w:val="2"/>
      </w:numPr>
      <w:ind w:firstLine="0"/>
    </w:pPr>
  </w:style>
  <w:style w:type="paragraph" w:customStyle="1" w:styleId="46">
    <w:name w:val="样式 封面细目 + 首行缩进:  2 字符"/>
    <w:basedOn w:val="47"/>
    <w:qFormat/>
    <w:uiPriority w:val="0"/>
    <w:rPr>
      <w:rFonts w:cs="宋体"/>
      <w:szCs w:val="20"/>
    </w:rPr>
  </w:style>
  <w:style w:type="paragraph" w:customStyle="1" w:styleId="47">
    <w:name w:val="封面细目"/>
    <w:basedOn w:val="1"/>
    <w:qFormat/>
    <w:uiPriority w:val="0"/>
    <w:rPr>
      <w:sz w:val="28"/>
    </w:rPr>
  </w:style>
  <w:style w:type="paragraph" w:customStyle="1" w:styleId="48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kern w:val="0"/>
      <w:szCs w:val="20"/>
      <w:lang w:eastAsia="en-US"/>
    </w:rPr>
  </w:style>
  <w:style w:type="paragraph" w:customStyle="1" w:styleId="49">
    <w:name w:val="缺省文本"/>
    <w:basedOn w:val="1"/>
    <w:qFormat/>
    <w:uiPriority w:val="0"/>
    <w:pPr>
      <w:autoSpaceDE w:val="0"/>
      <w:autoSpaceDN w:val="0"/>
      <w:adjustRightInd w:val="0"/>
      <w:spacing w:line="240" w:lineRule="auto"/>
      <w:jc w:val="left"/>
    </w:pPr>
    <w:rPr>
      <w:kern w:val="0"/>
      <w:szCs w:val="20"/>
    </w:rPr>
  </w:style>
  <w:style w:type="character" w:customStyle="1" w:styleId="50">
    <w:name w:val="文档结构图 字符"/>
    <w:link w:val="13"/>
    <w:semiHidden/>
    <w:qFormat/>
    <w:uiPriority w:val="0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character" w:customStyle="1" w:styleId="51">
    <w:name w:val="副标题 字符"/>
    <w:link w:val="21"/>
    <w:qFormat/>
    <w:uiPriority w:val="0"/>
    <w:rPr>
      <w:rFonts w:ascii="Arial" w:hAnsi="Arial" w:eastAsia="宋体" w:cs="Arial"/>
      <w:b/>
      <w:bCs/>
      <w:kern w:val="28"/>
      <w:sz w:val="44"/>
      <w:szCs w:val="32"/>
    </w:rPr>
  </w:style>
  <w:style w:type="paragraph" w:customStyle="1" w:styleId="52">
    <w:name w:val="封面标注"/>
    <w:basedOn w:val="1"/>
    <w:qFormat/>
    <w:uiPriority w:val="0"/>
    <w:pPr>
      <w:ind w:firstLine="360"/>
      <w:jc w:val="center"/>
    </w:pPr>
    <w:rPr>
      <w:rFonts w:ascii="黑体" w:hAnsi="黑体" w:eastAsia="黑体"/>
      <w:color w:val="000000"/>
      <w:sz w:val="44"/>
      <w:szCs w:val="44"/>
    </w:rPr>
  </w:style>
  <w:style w:type="paragraph" w:customStyle="1" w:styleId="53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spacing w:line="240" w:lineRule="auto"/>
      <w:jc w:val="left"/>
    </w:pPr>
    <w:rPr>
      <w:kern w:val="0"/>
      <w:sz w:val="21"/>
      <w:szCs w:val="20"/>
    </w:rPr>
  </w:style>
  <w:style w:type="character" w:customStyle="1" w:styleId="54">
    <w:name w:val="批注框文本 字符"/>
    <w:link w:val="16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5">
    <w:name w:val="verbl8"/>
    <w:basedOn w:val="28"/>
    <w:qFormat/>
    <w:uiPriority w:val="0"/>
  </w:style>
  <w:style w:type="paragraph" w:customStyle="1" w:styleId="56">
    <w:name w:val="封面表格文本"/>
    <w:basedOn w:val="1"/>
    <w:qFormat/>
    <w:uiPriority w:val="0"/>
    <w:pPr>
      <w:widowControl/>
      <w:autoSpaceDE w:val="0"/>
      <w:autoSpaceDN w:val="0"/>
      <w:adjustRightInd w:val="0"/>
      <w:spacing w:line="240" w:lineRule="auto"/>
      <w:jc w:val="center"/>
    </w:pPr>
    <w:rPr>
      <w:rFonts w:ascii="宋体" w:hAnsi="宋体" w:cs="宋体"/>
      <w:b/>
      <w:kern w:val="0"/>
      <w:szCs w:val="20"/>
    </w:rPr>
  </w:style>
  <w:style w:type="character" w:customStyle="1" w:styleId="57">
    <w:name w:val="批注文字 字符"/>
    <w:link w:val="14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58">
    <w:name w:val="批注主题 字符"/>
    <w:link w:val="25"/>
    <w:semiHidden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59">
    <w:name w:val="样式 加粗 首行缩进:  2 字符"/>
    <w:basedOn w:val="1"/>
    <w:qFormat/>
    <w:uiPriority w:val="0"/>
    <w:pPr>
      <w:tabs>
        <w:tab w:val="left" w:pos="1635"/>
      </w:tabs>
      <w:spacing w:line="312" w:lineRule="auto"/>
      <w:ind w:firstLine="482"/>
    </w:pPr>
    <w:rPr>
      <w:rFonts w:cs="宋体"/>
      <w:b/>
      <w:bCs/>
      <w:szCs w:val="20"/>
    </w:rPr>
  </w:style>
  <w:style w:type="paragraph" w:customStyle="1" w:styleId="6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1">
    <w:name w:val="已访问的超链接1"/>
    <w:qFormat/>
    <w:uiPriority w:val="0"/>
    <w:rPr>
      <w:color w:val="800080"/>
      <w:u w:val="single"/>
    </w:rPr>
  </w:style>
  <w:style w:type="paragraph" w:customStyle="1" w:styleId="62">
    <w:name w:val="Char Char1 Char Char Char Char Char Char Char Char Char Char"/>
    <w:basedOn w:val="1"/>
    <w:qFormat/>
    <w:uiPriority w:val="0"/>
    <w:pPr>
      <w:spacing w:line="240" w:lineRule="auto"/>
    </w:pPr>
    <w:rPr>
      <w:rFonts w:ascii="Tahoma" w:hAnsi="Tahoma"/>
      <w:szCs w:val="20"/>
    </w:rPr>
  </w:style>
  <w:style w:type="paragraph" w:customStyle="1" w:styleId="63">
    <w:name w:val="标题1"/>
    <w:basedOn w:val="1"/>
    <w:qFormat/>
    <w:uiPriority w:val="0"/>
    <w:pPr>
      <w:widowControl/>
      <w:spacing w:beforeLines="100" w:after="240" w:line="240" w:lineRule="exact"/>
      <w:jc w:val="left"/>
    </w:pPr>
    <w:rPr>
      <w:rFonts w:ascii="Arial" w:hAnsi="Arial" w:cs="Verdana"/>
      <w:b/>
      <w:kern w:val="0"/>
      <w:lang w:eastAsia="en-US"/>
    </w:rPr>
  </w:style>
  <w:style w:type="paragraph" w:customStyle="1" w:styleId="64">
    <w:name w:val="Char Char1 Char Char Char Char Char Char Char Char Char Char1"/>
    <w:basedOn w:val="1"/>
    <w:qFormat/>
    <w:uiPriority w:val="0"/>
    <w:pPr>
      <w:spacing w:line="240" w:lineRule="auto"/>
    </w:pPr>
    <w:rPr>
      <w:rFonts w:ascii="Tahoma" w:hAnsi="Tahoma"/>
      <w:szCs w:val="20"/>
    </w:rPr>
  </w:style>
  <w:style w:type="character" w:customStyle="1" w:styleId="65">
    <w:name w:val="标题 8 字符"/>
    <w:basedOn w:val="28"/>
    <w:link w:val="9"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66">
    <w:name w:val="标题 5 字符1"/>
    <w:basedOn w:val="28"/>
    <w:link w:val="6"/>
    <w:semiHidden/>
    <w:qFormat/>
    <w:uiPriority w:val="9"/>
    <w:rPr>
      <w:rFonts w:ascii="Times New Roman" w:hAnsi="Times New Roman" w:eastAsia="宋体"/>
      <w:b/>
      <w:bCs/>
      <w:kern w:val="2"/>
      <w:sz w:val="28"/>
      <w:szCs w:val="28"/>
    </w:rPr>
  </w:style>
  <w:style w:type="character" w:customStyle="1" w:styleId="67">
    <w:name w:val="标题 5 字符"/>
    <w:qFormat/>
    <w:uiPriority w:val="0"/>
    <w:rPr>
      <w:rFonts w:ascii="Arial" w:hAnsi="Arial"/>
      <w:b/>
      <w:bCs/>
      <w:sz w:val="28"/>
      <w:szCs w:val="28"/>
    </w:rPr>
  </w:style>
  <w:style w:type="paragraph" w:styleId="68">
    <w:name w:val="List Paragraph"/>
    <w:basedOn w:val="1"/>
    <w:qFormat/>
    <w:uiPriority w:val="34"/>
    <w:pPr>
      <w:ind w:firstLine="420"/>
    </w:pPr>
  </w:style>
  <w:style w:type="character" w:customStyle="1" w:styleId="69">
    <w:name w:val="标题 字符"/>
    <w:basedOn w:val="28"/>
    <w:link w:val="24"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70">
    <w:name w:val="标题 6 字符"/>
    <w:basedOn w:val="28"/>
    <w:link w:val="7"/>
    <w:qFormat/>
    <w:uiPriority w:val="0"/>
    <w:rPr>
      <w:rFonts w:ascii="Times New Roman" w:hAnsi="Times New Roman" w:eastAsia="宋体"/>
      <w:b/>
      <w:bCs/>
      <w:kern w:val="2"/>
      <w:sz w:val="24"/>
      <w:szCs w:val="22"/>
    </w:rPr>
  </w:style>
  <w:style w:type="paragraph" w:customStyle="1" w:styleId="71">
    <w:name w:val="认可正文1"/>
    <w:basedOn w:val="1"/>
    <w:qFormat/>
    <w:uiPriority w:val="0"/>
    <w:pPr>
      <w:adjustRightInd w:val="0"/>
      <w:spacing w:line="300" w:lineRule="auto"/>
      <w:ind w:right="357"/>
      <w:jc w:val="left"/>
    </w:pPr>
    <w:rPr>
      <w:rFonts w:ascii="宋体" w:hAnsi="宋体"/>
    </w:rPr>
  </w:style>
  <w:style w:type="paragraph" w:customStyle="1" w:styleId="72">
    <w:name w:val="封面标准文稿编辑信息"/>
    <w:qFormat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73">
    <w:name w:val="HTML 预设格式 字符"/>
    <w:basedOn w:val="28"/>
    <w:link w:val="23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B134C1-8D81-42D2-84A7-35651C79B4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639</Words>
  <Characters>1429</Characters>
  <Lines>22</Lines>
  <Paragraphs>6</Paragraphs>
  <TotalTime>27</TotalTime>
  <ScaleCrop>false</ScaleCrop>
  <LinksUpToDate>false</LinksUpToDate>
  <CharactersWithSpaces>1497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2019-12-19T09:23:00Z</dcterms:created>
  <dc:creator>chian</dc:creator>
  <cp:lastModifiedBy>&amp;喐惢馫旞￡</cp:lastModifiedBy>
  <cp:lastPrinted>2014-07-11T06:16:00Z</cp:lastPrinted>
  <dcterms:modified xsi:type="dcterms:W3CDTF">2025-12-05T09:34:49Z</dcterms:modified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C56F47C067234FC5B493673062641DA5_13</vt:lpwstr>
  </property>
  <property fmtid="{D5CDD505-2E9C-101B-9397-08002B2CF9AE}" pid="4" name="KSOTemplateDocerSaveRecord">
    <vt:lpwstr>eyJoZGlkIjoiOTBhNTYyMmViMDI3NTZlYTU2MjQxNmJmMmFkOWM1OTUiLCJ1c2VySWQiOiIxMTk3MzMzNzg2In0=</vt:lpwstr>
  </property>
</Properties>
</file>